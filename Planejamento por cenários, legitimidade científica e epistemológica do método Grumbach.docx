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93702" w14:textId="6732319D" w:rsidR="008D3F96" w:rsidRPr="0001543B" w:rsidRDefault="0001543B" w:rsidP="0001543B">
      <w:pPr>
        <w:jc w:val="center"/>
        <w:rPr>
          <w:rFonts w:asciiTheme="minorHAnsi" w:eastAsiaTheme="minorHAnsi" w:hAnsiTheme="minorHAnsi" w:cstheme="minorHAnsi"/>
          <w:b/>
          <w:bCs/>
          <w:lang w:eastAsia="en-US"/>
        </w:rPr>
      </w:pPr>
      <w:bookmarkStart w:id="0" w:name="_Toc143370553"/>
      <w:r w:rsidRPr="0001543B">
        <w:rPr>
          <w:rFonts w:asciiTheme="minorHAnsi" w:eastAsiaTheme="minorHAnsi" w:hAnsiTheme="minorHAnsi" w:cstheme="minorHAnsi"/>
          <w:b/>
          <w:bCs/>
          <w:lang w:eastAsia="en-US"/>
        </w:rPr>
        <w:t>PLANEJAMENTO POR CENÁRIOS: LEGITIMIDADE CIENTÍFICA E EPISTEMOLÓGICA DO MÉTODO GRUMBACH</w:t>
      </w:r>
    </w:p>
    <w:p w14:paraId="527FF833" w14:textId="31AA903D" w:rsidR="00E379FD" w:rsidRPr="008A2035" w:rsidRDefault="006619CF" w:rsidP="00A51ACF">
      <w:pPr>
        <w:jc w:val="center"/>
        <w:rPr>
          <w:rFonts w:asciiTheme="minorHAnsi" w:eastAsiaTheme="minorHAnsi" w:hAnsiTheme="minorHAnsi" w:cstheme="minorHAnsi"/>
          <w:lang w:eastAsia="en-US"/>
        </w:rPr>
      </w:pPr>
      <w:r w:rsidRPr="008A2035">
        <w:rPr>
          <w:rFonts w:asciiTheme="minorHAnsi" w:eastAsiaTheme="minorHAnsi" w:hAnsiTheme="minorHAnsi" w:cstheme="minorHAnsi"/>
          <w:lang w:eastAsia="en-US"/>
        </w:rPr>
        <w:t>Henrique Cordeiro</w:t>
      </w:r>
      <w:r w:rsidR="001B3087" w:rsidRPr="008A2035">
        <w:rPr>
          <w:rFonts w:asciiTheme="minorHAnsi" w:eastAsiaTheme="minorHAnsi" w:hAnsiTheme="minorHAnsi" w:cstheme="minorHAnsi"/>
          <w:lang w:eastAsia="en-US"/>
        </w:rPr>
        <w:t xml:space="preserve"> (</w:t>
      </w:r>
      <w:r w:rsidR="00894FA1" w:rsidRPr="008A2035">
        <w:rPr>
          <w:rFonts w:asciiTheme="minorHAnsi" w:eastAsiaTheme="minorHAnsi" w:hAnsiTheme="minorHAnsi" w:cstheme="minorHAnsi"/>
          <w:lang w:eastAsia="en-US"/>
        </w:rPr>
        <w:t>NEP/</w:t>
      </w:r>
      <w:r w:rsidR="005A4836" w:rsidRPr="008A2035">
        <w:rPr>
          <w:rFonts w:asciiTheme="minorHAnsi" w:eastAsiaTheme="minorHAnsi" w:hAnsiTheme="minorHAnsi" w:cstheme="minorHAnsi"/>
          <w:lang w:eastAsia="en-US"/>
        </w:rPr>
        <w:t>LSC</w:t>
      </w:r>
      <w:r w:rsidR="001B3087" w:rsidRPr="008A2035">
        <w:rPr>
          <w:rFonts w:asciiTheme="minorHAnsi" w:eastAsiaTheme="minorHAnsi" w:hAnsiTheme="minorHAnsi" w:cstheme="minorHAnsi"/>
          <w:vertAlign w:val="superscript"/>
          <w:lang w:eastAsia="en-US"/>
        </w:rPr>
        <w:footnoteReference w:id="1"/>
      </w:r>
      <w:r w:rsidR="001B3087" w:rsidRPr="008A2035">
        <w:rPr>
          <w:rFonts w:asciiTheme="minorHAnsi" w:eastAsiaTheme="minorHAnsi" w:hAnsiTheme="minorHAnsi" w:cstheme="minorHAnsi"/>
          <w:lang w:eastAsia="en-US"/>
        </w:rPr>
        <w:t xml:space="preserve">; </w:t>
      </w:r>
      <w:r w:rsidR="00175E10" w:rsidRPr="008A2035">
        <w:rPr>
          <w:rFonts w:asciiTheme="minorHAnsi" w:eastAsiaTheme="minorHAnsi" w:hAnsiTheme="minorHAnsi" w:cstheme="minorHAnsi"/>
          <w:lang w:eastAsia="en-US"/>
        </w:rPr>
        <w:t>henrique.cordeiro@hotmail.com</w:t>
      </w:r>
      <w:r w:rsidR="006E4ED9" w:rsidRPr="008A2035">
        <w:rPr>
          <w:rFonts w:asciiTheme="minorHAnsi" w:eastAsiaTheme="minorHAnsi" w:hAnsiTheme="minorHAnsi" w:cstheme="minorHAnsi"/>
          <w:lang w:eastAsia="en-US"/>
        </w:rPr>
        <w:t>)</w:t>
      </w:r>
    </w:p>
    <w:p w14:paraId="52BC849A" w14:textId="3D48ECC5" w:rsidR="00D2628C" w:rsidRPr="008A2035" w:rsidRDefault="00D2628C" w:rsidP="00A51ACF">
      <w:pPr>
        <w:jc w:val="right"/>
        <w:rPr>
          <w:rFonts w:asciiTheme="minorHAnsi" w:hAnsiTheme="minorHAnsi" w:cstheme="minorHAnsi"/>
        </w:rPr>
      </w:pPr>
      <w:r w:rsidRPr="008A2035">
        <w:rPr>
          <w:rFonts w:asciiTheme="minorHAnsi" w:hAnsiTheme="minorHAnsi" w:cstheme="minorHAnsi"/>
        </w:rPr>
        <w:t>Elaine Coutinho Marcial (</w:t>
      </w:r>
      <w:r w:rsidR="00894FA1" w:rsidRPr="008A2035">
        <w:rPr>
          <w:rFonts w:asciiTheme="minorHAnsi" w:eastAsiaTheme="minorHAnsi" w:hAnsiTheme="minorHAnsi" w:cstheme="minorHAnsi"/>
          <w:lang w:eastAsia="en-US"/>
        </w:rPr>
        <w:t>NEP/</w:t>
      </w:r>
      <w:r w:rsidR="005A4836" w:rsidRPr="008A2035">
        <w:rPr>
          <w:rFonts w:asciiTheme="minorHAnsi" w:eastAsiaTheme="minorHAnsi" w:hAnsiTheme="minorHAnsi" w:cstheme="minorHAnsi"/>
          <w:lang w:eastAsia="en-US"/>
        </w:rPr>
        <w:t>LSC</w:t>
      </w:r>
      <w:r w:rsidRPr="008A2035">
        <w:rPr>
          <w:rFonts w:asciiTheme="minorHAnsi" w:hAnsiTheme="minorHAnsi" w:cstheme="minorHAnsi"/>
        </w:rPr>
        <w:t>; elamarcial@gmail.com)</w:t>
      </w:r>
    </w:p>
    <w:p w14:paraId="2A4862B7" w14:textId="52635C3B" w:rsidR="008D3F96" w:rsidRPr="008A2035" w:rsidRDefault="008D3F96" w:rsidP="00A51ACF">
      <w:pPr>
        <w:jc w:val="right"/>
        <w:rPr>
          <w:rFonts w:asciiTheme="minorHAnsi" w:hAnsiTheme="minorHAnsi" w:cstheme="minorHAnsi"/>
        </w:rPr>
      </w:pPr>
      <w:r w:rsidRPr="008A2035">
        <w:rPr>
          <w:rFonts w:asciiTheme="minorHAnsi" w:hAnsiTheme="minorHAnsi" w:cstheme="minorHAnsi"/>
        </w:rPr>
        <w:t>Hércule</w:t>
      </w:r>
      <w:r w:rsidR="006619CF" w:rsidRPr="008A2035">
        <w:rPr>
          <w:rFonts w:asciiTheme="minorHAnsi" w:hAnsiTheme="minorHAnsi" w:cstheme="minorHAnsi"/>
        </w:rPr>
        <w:t>s Prado</w:t>
      </w:r>
      <w:r w:rsidR="001B3087" w:rsidRPr="008A2035">
        <w:rPr>
          <w:rFonts w:asciiTheme="minorHAnsi" w:hAnsiTheme="minorHAnsi" w:cstheme="minorHAnsi"/>
        </w:rPr>
        <w:t xml:space="preserve"> (</w:t>
      </w:r>
      <w:r w:rsidR="005A4836" w:rsidRPr="008A2035">
        <w:rPr>
          <w:rFonts w:asciiTheme="minorHAnsi" w:hAnsiTheme="minorHAnsi" w:cstheme="minorHAnsi"/>
        </w:rPr>
        <w:t>Universidade Católica de Brasília</w:t>
      </w:r>
      <w:r w:rsidR="001B3087" w:rsidRPr="008A2035">
        <w:rPr>
          <w:rFonts w:asciiTheme="minorHAnsi" w:hAnsiTheme="minorHAnsi" w:cstheme="minorHAnsi"/>
        </w:rPr>
        <w:t xml:space="preserve">; </w:t>
      </w:r>
      <w:r w:rsidR="00FA734B" w:rsidRPr="008A2035">
        <w:rPr>
          <w:rFonts w:asciiTheme="minorHAnsi" w:hAnsiTheme="minorHAnsi" w:cstheme="minorHAnsi"/>
        </w:rPr>
        <w:t>hercules@ucb.br</w:t>
      </w:r>
      <w:r w:rsidR="001B3087" w:rsidRPr="008A2035">
        <w:rPr>
          <w:rFonts w:asciiTheme="minorHAnsi" w:hAnsiTheme="minorHAnsi" w:cstheme="minorHAnsi"/>
        </w:rPr>
        <w:t>)</w:t>
      </w:r>
    </w:p>
    <w:p w14:paraId="7AF107ED" w14:textId="77777777" w:rsidR="00E379FD" w:rsidRPr="008A2035" w:rsidRDefault="00E379FD" w:rsidP="00A51ACF">
      <w:pPr>
        <w:rPr>
          <w:rFonts w:asciiTheme="minorHAnsi" w:hAnsiTheme="minorHAnsi" w:cstheme="minorHAnsi"/>
        </w:rPr>
      </w:pPr>
    </w:p>
    <w:p w14:paraId="4451BA8A" w14:textId="58DA6F1C" w:rsidR="0018357D" w:rsidRPr="008A2035" w:rsidRDefault="0018357D" w:rsidP="00A51ACF">
      <w:pPr>
        <w:pStyle w:val="Ttulo1"/>
        <w:spacing w:line="240" w:lineRule="auto"/>
        <w:rPr>
          <w:rFonts w:asciiTheme="minorHAnsi" w:hAnsiTheme="minorHAnsi" w:cstheme="minorHAnsi"/>
        </w:rPr>
      </w:pPr>
      <w:r w:rsidRPr="008A2035">
        <w:rPr>
          <w:rFonts w:asciiTheme="minorHAnsi" w:hAnsiTheme="minorHAnsi" w:cstheme="minorHAnsi"/>
        </w:rPr>
        <w:t>Resumo</w:t>
      </w:r>
      <w:bookmarkEnd w:id="0"/>
    </w:p>
    <w:p w14:paraId="7B5A55C4" w14:textId="33DF707B" w:rsidR="000405B7" w:rsidRPr="008A2035" w:rsidRDefault="000405B7" w:rsidP="000405B7">
      <w:pPr>
        <w:suppressAutoHyphens/>
        <w:jc w:val="both"/>
        <w:rPr>
          <w:rFonts w:asciiTheme="minorHAnsi" w:eastAsiaTheme="minorHAnsi" w:hAnsiTheme="minorHAnsi" w:cstheme="minorHAnsi"/>
          <w:lang w:eastAsia="en-US"/>
        </w:rPr>
      </w:pPr>
      <w:r w:rsidRPr="008A2035">
        <w:rPr>
          <w:rFonts w:asciiTheme="minorHAnsi" w:hAnsiTheme="minorHAnsi" w:cstheme="minorHAnsi"/>
          <w:b/>
          <w:bCs/>
        </w:rPr>
        <w:t>Objetivo</w:t>
      </w:r>
      <w:r w:rsidRPr="008A2035">
        <w:rPr>
          <w:rFonts w:asciiTheme="minorHAnsi" w:hAnsiTheme="minorHAnsi" w:cstheme="minorHAnsi"/>
        </w:rPr>
        <w:t>: O objetivo desta pesquisa é reforçar a fundamentação teórica e o debate acadêmico sobre p</w:t>
      </w:r>
      <w:r w:rsidRPr="008A2035">
        <w:rPr>
          <w:rFonts w:asciiTheme="minorHAnsi" w:eastAsiaTheme="minorHAnsi" w:hAnsiTheme="minorHAnsi" w:cstheme="minorHAnsi"/>
          <w:lang w:eastAsia="en-US"/>
        </w:rPr>
        <w:t>lanejamento estratégico com base em cenários,</w:t>
      </w:r>
      <w:r w:rsidRPr="008A2035">
        <w:rPr>
          <w:rFonts w:asciiTheme="minorHAnsi" w:hAnsiTheme="minorHAnsi" w:cstheme="minorHAnsi"/>
        </w:rPr>
        <w:t xml:space="preserve"> uma metodologia que vem se desenvolvendo de forma empírica desde o final da segunda guerra mundial. Isto é feito ao propor argumentos em prol de sua legitimidade científica e epistemológica.</w:t>
      </w:r>
    </w:p>
    <w:p w14:paraId="53992A9A" w14:textId="51825FE2" w:rsidR="000405B7" w:rsidRPr="008A2035" w:rsidRDefault="000405B7" w:rsidP="000405B7">
      <w:pPr>
        <w:suppressAutoHyphens/>
        <w:jc w:val="both"/>
        <w:rPr>
          <w:rFonts w:asciiTheme="minorHAnsi" w:hAnsiTheme="minorHAnsi" w:cstheme="minorHAnsi"/>
        </w:rPr>
      </w:pPr>
      <w:r w:rsidRPr="008A2035">
        <w:rPr>
          <w:rFonts w:asciiTheme="minorHAnsi" w:hAnsiTheme="minorHAnsi" w:cstheme="minorHAnsi"/>
          <w:b/>
          <w:bCs/>
        </w:rPr>
        <w:t>Método</w:t>
      </w:r>
      <w:r w:rsidRPr="008A2035">
        <w:rPr>
          <w:rFonts w:asciiTheme="minorHAnsi" w:hAnsiTheme="minorHAnsi" w:cstheme="minorHAnsi"/>
        </w:rPr>
        <w:t>: Os trabalhos se basearam em pesquisa documental e estudo de caso. A legitimidade científica foi investigada contrapondo ao método cartesiano o método Grumbach de planejamento estratégico: referencial teórico e representante da metodologia, respectivamente. Já a legitimidade epistemológica foi investigada a partir da credibilidade dos dados que suportam a geração de evidências, dos enunciados de hipóteses e do controle sobre o ambiente no qual se desenvolveram as atividades do caso estudado.</w:t>
      </w:r>
    </w:p>
    <w:p w14:paraId="36042D16" w14:textId="183EA543" w:rsidR="000405B7" w:rsidRPr="008A2035" w:rsidRDefault="000405B7" w:rsidP="000405B7">
      <w:pPr>
        <w:suppressAutoHyphens/>
        <w:jc w:val="both"/>
        <w:rPr>
          <w:rFonts w:asciiTheme="minorHAnsi" w:hAnsiTheme="minorHAnsi" w:cstheme="minorHAnsi"/>
        </w:rPr>
      </w:pPr>
      <w:r w:rsidRPr="008A2035">
        <w:rPr>
          <w:rFonts w:asciiTheme="minorHAnsi" w:hAnsiTheme="minorHAnsi" w:cstheme="minorHAnsi"/>
          <w:b/>
          <w:bCs/>
        </w:rPr>
        <w:t>Principais resultados</w:t>
      </w:r>
      <w:r w:rsidRPr="008A2035">
        <w:rPr>
          <w:rFonts w:asciiTheme="minorHAnsi" w:hAnsiTheme="minorHAnsi" w:cstheme="minorHAnsi"/>
        </w:rPr>
        <w:t>: Cada um dos preceitos do método cartesiano foi identificado em cada uma das etapas do método investigado e a completude do processo foi atestada. Neste ponto se faz uma ressalva sobre a competência dos peritos na pesquisa Delphi.</w:t>
      </w:r>
    </w:p>
    <w:p w14:paraId="59428859" w14:textId="3656B6E9" w:rsidR="000405B7" w:rsidRPr="008A2035" w:rsidRDefault="000405B7" w:rsidP="000405B7">
      <w:pPr>
        <w:suppressAutoHyphens/>
        <w:jc w:val="both"/>
        <w:rPr>
          <w:rFonts w:asciiTheme="minorHAnsi" w:hAnsiTheme="minorHAnsi" w:cstheme="minorHAnsi"/>
        </w:rPr>
      </w:pPr>
      <w:r w:rsidRPr="008A2035">
        <w:rPr>
          <w:rFonts w:asciiTheme="minorHAnsi" w:hAnsiTheme="minorHAnsi" w:cstheme="minorHAnsi"/>
          <w:b/>
          <w:bCs/>
        </w:rPr>
        <w:t>Relevância/originalidade</w:t>
      </w:r>
      <w:r w:rsidRPr="008A2035">
        <w:rPr>
          <w:rFonts w:asciiTheme="minorHAnsi" w:hAnsiTheme="minorHAnsi" w:cstheme="minorHAnsi"/>
        </w:rPr>
        <w:t>: O valor deste estudo se verifica no incremento que traz ao debate em torno da cientificidade do planejamento por cenários.</w:t>
      </w:r>
    </w:p>
    <w:p w14:paraId="260C39E7" w14:textId="418B01A8" w:rsidR="00243045" w:rsidRPr="008A2035" w:rsidRDefault="000405B7" w:rsidP="00A51ACF">
      <w:pPr>
        <w:suppressAutoHyphens/>
        <w:jc w:val="both"/>
        <w:rPr>
          <w:rFonts w:asciiTheme="minorHAnsi" w:hAnsiTheme="minorHAnsi" w:cstheme="minorHAnsi"/>
        </w:rPr>
      </w:pPr>
      <w:r w:rsidRPr="008A2035">
        <w:rPr>
          <w:rFonts w:asciiTheme="minorHAnsi" w:hAnsiTheme="minorHAnsi" w:cstheme="minorHAnsi"/>
          <w:b/>
          <w:bCs/>
        </w:rPr>
        <w:t>Contribuições teóricas/metodológicas</w:t>
      </w:r>
      <w:r w:rsidRPr="008A2035">
        <w:rPr>
          <w:rFonts w:asciiTheme="minorHAnsi" w:hAnsiTheme="minorHAnsi" w:cstheme="minorHAnsi"/>
        </w:rPr>
        <w:t xml:space="preserve">: O estudo combina a metodologia científica de René Descartes, onde entende que cabe ser tradicional, com as propostas de Karl Popper para a entomologia, onde cabe ser revolucionário. A contribuição se torna mais relevante na medida em que publicações sobre a fundamentação teórica do tema representavam 0,14% do total </w:t>
      </w:r>
      <w:bookmarkStart w:id="1" w:name="_Hlk194939675"/>
      <w:r w:rsidRPr="008A2035">
        <w:rPr>
          <w:rFonts w:asciiTheme="minorHAnsi" w:hAnsiTheme="minorHAnsi" w:cstheme="minorHAnsi"/>
        </w:rPr>
        <w:t>no momento</w:t>
      </w:r>
      <w:bookmarkEnd w:id="1"/>
      <w:r w:rsidRPr="008A2035">
        <w:rPr>
          <w:rFonts w:asciiTheme="minorHAnsi" w:hAnsiTheme="minorHAnsi" w:cstheme="minorHAnsi"/>
        </w:rPr>
        <w:t xml:space="preserve"> da pesquisa.</w:t>
      </w:r>
    </w:p>
    <w:p w14:paraId="022B9691" w14:textId="399549F5" w:rsidR="00EE6829" w:rsidRPr="008A2035" w:rsidRDefault="00EE6829" w:rsidP="00A51ACF">
      <w:pPr>
        <w:suppressAutoHyphens/>
        <w:jc w:val="both"/>
        <w:rPr>
          <w:rFonts w:asciiTheme="minorHAnsi" w:hAnsiTheme="minorHAnsi" w:cstheme="minorHAnsi"/>
        </w:rPr>
      </w:pPr>
      <w:r w:rsidRPr="008A2035">
        <w:rPr>
          <w:rFonts w:asciiTheme="minorHAnsi" w:hAnsiTheme="minorHAnsi" w:cstheme="minorHAnsi"/>
          <w:b/>
          <w:bCs/>
        </w:rPr>
        <w:t>Palavras</w:t>
      </w:r>
      <w:r w:rsidR="003D66AF" w:rsidRPr="008A2035">
        <w:rPr>
          <w:rFonts w:asciiTheme="minorHAnsi" w:hAnsiTheme="minorHAnsi" w:cstheme="minorHAnsi"/>
          <w:b/>
          <w:bCs/>
        </w:rPr>
        <w:t>–</w:t>
      </w:r>
      <w:r w:rsidRPr="008A2035">
        <w:rPr>
          <w:rFonts w:asciiTheme="minorHAnsi" w:hAnsiTheme="minorHAnsi" w:cstheme="minorHAnsi"/>
          <w:b/>
          <w:bCs/>
        </w:rPr>
        <w:t>chave</w:t>
      </w:r>
      <w:r w:rsidRPr="008A2035">
        <w:rPr>
          <w:rFonts w:asciiTheme="minorHAnsi" w:hAnsiTheme="minorHAnsi" w:cstheme="minorHAnsi"/>
        </w:rPr>
        <w:t>:</w:t>
      </w:r>
      <w:r w:rsidR="00D210B6" w:rsidRPr="008A2035">
        <w:rPr>
          <w:rFonts w:asciiTheme="minorHAnsi" w:hAnsiTheme="minorHAnsi" w:cstheme="minorHAnsi"/>
        </w:rPr>
        <w:t xml:space="preserve"> planejamento por cenários, </w:t>
      </w:r>
      <w:r w:rsidR="00382ECE" w:rsidRPr="008A2035">
        <w:rPr>
          <w:rFonts w:asciiTheme="minorHAnsi" w:hAnsiTheme="minorHAnsi" w:cstheme="minorHAnsi"/>
        </w:rPr>
        <w:t>método científico</w:t>
      </w:r>
      <w:r w:rsidR="00914423" w:rsidRPr="008A2035">
        <w:rPr>
          <w:rFonts w:asciiTheme="minorHAnsi" w:hAnsiTheme="minorHAnsi" w:cstheme="minorHAnsi"/>
        </w:rPr>
        <w:t>,</w:t>
      </w:r>
      <w:r w:rsidR="00382ECE" w:rsidRPr="008A2035">
        <w:rPr>
          <w:rFonts w:asciiTheme="minorHAnsi" w:hAnsiTheme="minorHAnsi" w:cstheme="minorHAnsi"/>
        </w:rPr>
        <w:t xml:space="preserve"> </w:t>
      </w:r>
      <w:r w:rsidR="00D210B6" w:rsidRPr="008A2035">
        <w:rPr>
          <w:rFonts w:asciiTheme="minorHAnsi" w:hAnsiTheme="minorHAnsi" w:cstheme="minorHAnsi"/>
        </w:rPr>
        <w:t>epistemologia, fundamentação teórica</w:t>
      </w:r>
    </w:p>
    <w:p w14:paraId="7A500D24" w14:textId="77777777" w:rsidR="00606012" w:rsidRDefault="00606012" w:rsidP="00A51ACF">
      <w:pPr>
        <w:suppressAutoHyphens/>
        <w:jc w:val="both"/>
        <w:rPr>
          <w:rFonts w:asciiTheme="minorHAnsi" w:hAnsiTheme="minorHAnsi" w:cstheme="minorHAnsi"/>
        </w:rPr>
      </w:pPr>
    </w:p>
    <w:p w14:paraId="07CEEE27" w14:textId="17C6759D" w:rsidR="0001543B" w:rsidRPr="0001543B" w:rsidRDefault="0001543B" w:rsidP="0001543B">
      <w:pPr>
        <w:suppressAutoHyphens/>
        <w:jc w:val="center"/>
        <w:rPr>
          <w:rFonts w:asciiTheme="minorHAnsi" w:hAnsiTheme="minorHAnsi" w:cstheme="minorHAnsi"/>
          <w:b/>
          <w:bCs/>
          <w:lang w:val="en-US"/>
        </w:rPr>
      </w:pPr>
      <w:r w:rsidRPr="0001543B">
        <w:rPr>
          <w:rFonts w:asciiTheme="minorHAnsi" w:hAnsiTheme="minorHAnsi" w:cstheme="minorHAnsi"/>
          <w:b/>
          <w:bCs/>
          <w:lang w:val="en-US"/>
        </w:rPr>
        <w:t>SCENARIO PLANNING: SCIENTIFIC AND EPISTEMOLOGICAL LEGITIMACY OF THE GRUMBACH METHOD</w:t>
      </w:r>
    </w:p>
    <w:p w14:paraId="5AA3ABD6" w14:textId="77777777" w:rsidR="0001543B" w:rsidRPr="0001543B" w:rsidRDefault="0001543B" w:rsidP="00A51ACF">
      <w:pPr>
        <w:suppressAutoHyphens/>
        <w:jc w:val="both"/>
        <w:rPr>
          <w:rFonts w:asciiTheme="minorHAnsi" w:hAnsiTheme="minorHAnsi" w:cstheme="minorHAnsi"/>
          <w:lang w:val="en-US"/>
        </w:rPr>
      </w:pPr>
    </w:p>
    <w:p w14:paraId="369FCF75" w14:textId="31C23302" w:rsidR="00243045" w:rsidRPr="008A2035" w:rsidRDefault="00EE6829" w:rsidP="00A51ACF">
      <w:pPr>
        <w:suppressAutoHyphens/>
        <w:jc w:val="both"/>
        <w:rPr>
          <w:rFonts w:asciiTheme="minorHAnsi" w:hAnsiTheme="minorHAnsi" w:cstheme="minorHAnsi"/>
          <w:b/>
          <w:bCs/>
          <w:lang w:val="en-US"/>
        </w:rPr>
      </w:pPr>
      <w:r w:rsidRPr="008A2035">
        <w:rPr>
          <w:rFonts w:asciiTheme="minorHAnsi" w:hAnsiTheme="minorHAnsi" w:cstheme="minorHAnsi"/>
          <w:b/>
          <w:bCs/>
          <w:lang w:val="en-US"/>
        </w:rPr>
        <w:t>Abstract</w:t>
      </w:r>
    </w:p>
    <w:p w14:paraId="1480E8D2" w14:textId="21881612" w:rsidR="00C210F4" w:rsidRPr="008A2035" w:rsidRDefault="00C210F4" w:rsidP="00C210F4">
      <w:pPr>
        <w:suppressAutoHyphens/>
        <w:jc w:val="both"/>
        <w:rPr>
          <w:rFonts w:asciiTheme="minorHAnsi" w:eastAsiaTheme="minorHAnsi" w:hAnsiTheme="minorHAnsi" w:cstheme="minorHAnsi"/>
          <w:lang w:val="en-US" w:eastAsia="en-US"/>
        </w:rPr>
      </w:pPr>
      <w:r w:rsidRPr="008A2035">
        <w:rPr>
          <w:rFonts w:asciiTheme="minorHAnsi" w:hAnsiTheme="minorHAnsi" w:cstheme="minorHAnsi"/>
          <w:b/>
          <w:bCs/>
          <w:lang w:val="en-US"/>
        </w:rPr>
        <w:t>Objective</w:t>
      </w:r>
      <w:r w:rsidRPr="008A2035">
        <w:rPr>
          <w:rFonts w:asciiTheme="minorHAnsi" w:hAnsiTheme="minorHAnsi" w:cstheme="minorHAnsi"/>
          <w:lang w:val="en-US"/>
        </w:rPr>
        <w:t>: The objective of this research is to reinforce theoretical foundation and academic debate on strategic planning based on scenarios</w:t>
      </w:r>
      <w:r w:rsidRPr="008A2035">
        <w:rPr>
          <w:rFonts w:asciiTheme="minorHAnsi" w:eastAsiaTheme="minorHAnsi" w:hAnsiTheme="minorHAnsi" w:cstheme="minorHAnsi"/>
          <w:lang w:val="en-US" w:eastAsia="en-US"/>
        </w:rPr>
        <w:t>,</w:t>
      </w:r>
      <w:r w:rsidRPr="008A2035">
        <w:rPr>
          <w:rFonts w:asciiTheme="minorHAnsi" w:hAnsiTheme="minorHAnsi" w:cstheme="minorHAnsi"/>
          <w:lang w:val="en-US"/>
        </w:rPr>
        <w:t xml:space="preserve"> methodology that has been developing empirically since the end of World War II. This is done by proposing arguments for their scientific and epistemological legitimacy.</w:t>
      </w:r>
    </w:p>
    <w:p w14:paraId="30708779" w14:textId="742D8215" w:rsidR="00C210F4" w:rsidRPr="008A2035" w:rsidRDefault="00C210F4" w:rsidP="00C210F4">
      <w:pPr>
        <w:suppressAutoHyphens/>
        <w:jc w:val="both"/>
        <w:rPr>
          <w:rFonts w:asciiTheme="minorHAnsi" w:hAnsiTheme="minorHAnsi" w:cstheme="minorHAnsi"/>
          <w:lang w:val="en-US"/>
        </w:rPr>
      </w:pPr>
      <w:r w:rsidRPr="008A2035">
        <w:rPr>
          <w:rFonts w:asciiTheme="minorHAnsi" w:hAnsiTheme="minorHAnsi" w:cstheme="minorHAnsi"/>
          <w:b/>
          <w:bCs/>
          <w:lang w:val="en-US"/>
        </w:rPr>
        <w:t>Method</w:t>
      </w:r>
      <w:r w:rsidRPr="008A2035">
        <w:rPr>
          <w:rFonts w:asciiTheme="minorHAnsi" w:hAnsiTheme="minorHAnsi" w:cstheme="minorHAnsi"/>
          <w:lang w:val="en-US"/>
        </w:rPr>
        <w:t xml:space="preserve">: The work was based on documentary research and case study. The scientific legitimacy was investigated by contrasting Cartesian method and Grumbach method of strategic planning: theoretical framework and representative of the methodology, respectively. However, epistemological legitimacy was investigated based on the credibility of the data that supports the generation of </w:t>
      </w:r>
      <w:proofErr w:type="gramStart"/>
      <w:r w:rsidRPr="008A2035">
        <w:rPr>
          <w:rFonts w:asciiTheme="minorHAnsi" w:hAnsiTheme="minorHAnsi" w:cstheme="minorHAnsi"/>
          <w:lang w:val="en-US"/>
        </w:rPr>
        <w:t>evidences</w:t>
      </w:r>
      <w:proofErr w:type="gramEnd"/>
      <w:r w:rsidRPr="008A2035">
        <w:rPr>
          <w:rFonts w:asciiTheme="minorHAnsi" w:hAnsiTheme="minorHAnsi" w:cstheme="minorHAnsi"/>
          <w:lang w:val="en-US"/>
        </w:rPr>
        <w:t xml:space="preserve">, statements of </w:t>
      </w:r>
      <w:r w:rsidRPr="008A2035">
        <w:rPr>
          <w:rFonts w:asciiTheme="minorHAnsi" w:hAnsiTheme="minorHAnsi" w:cstheme="minorHAnsi"/>
          <w:lang w:val="en-US"/>
        </w:rPr>
        <w:lastRenderedPageBreak/>
        <w:t>hypotheses and controls over the environment in which the activities of the case studied were developed.</w:t>
      </w:r>
    </w:p>
    <w:p w14:paraId="6809F5DC" w14:textId="0C227CC0" w:rsidR="00C210F4" w:rsidRPr="008A2035" w:rsidRDefault="00C210F4" w:rsidP="00C210F4">
      <w:pPr>
        <w:suppressAutoHyphens/>
        <w:jc w:val="both"/>
        <w:rPr>
          <w:rFonts w:asciiTheme="minorHAnsi" w:hAnsiTheme="minorHAnsi" w:cstheme="minorHAnsi"/>
          <w:lang w:val="en-US"/>
        </w:rPr>
      </w:pPr>
      <w:r w:rsidRPr="008A2035">
        <w:rPr>
          <w:rFonts w:asciiTheme="minorHAnsi" w:hAnsiTheme="minorHAnsi" w:cstheme="minorHAnsi"/>
          <w:b/>
          <w:bCs/>
          <w:lang w:val="en-US"/>
        </w:rPr>
        <w:t>Main results</w:t>
      </w:r>
      <w:r w:rsidRPr="008A2035">
        <w:rPr>
          <w:rFonts w:asciiTheme="minorHAnsi" w:hAnsiTheme="minorHAnsi" w:cstheme="minorHAnsi"/>
          <w:lang w:val="en-US"/>
        </w:rPr>
        <w:t>: Each precept of the Cartesian method was identified in each stage of the investigated method and the completeness of the process was attested. At this point, a caveat is made about the competence of experts in Delphi research.</w:t>
      </w:r>
    </w:p>
    <w:p w14:paraId="6129EF02" w14:textId="4D27D4FB" w:rsidR="00C210F4" w:rsidRPr="008A2035" w:rsidRDefault="00C210F4" w:rsidP="00C210F4">
      <w:pPr>
        <w:suppressAutoHyphens/>
        <w:jc w:val="both"/>
        <w:rPr>
          <w:rFonts w:asciiTheme="minorHAnsi" w:hAnsiTheme="minorHAnsi" w:cstheme="minorHAnsi"/>
          <w:lang w:val="en-US"/>
        </w:rPr>
      </w:pPr>
      <w:r w:rsidRPr="008A2035">
        <w:rPr>
          <w:rFonts w:asciiTheme="minorHAnsi" w:hAnsiTheme="minorHAnsi" w:cstheme="minorHAnsi"/>
          <w:b/>
          <w:bCs/>
          <w:lang w:val="en-US"/>
        </w:rPr>
        <w:t>Relevance/originality</w:t>
      </w:r>
      <w:r w:rsidRPr="008A2035">
        <w:rPr>
          <w:rFonts w:asciiTheme="minorHAnsi" w:hAnsiTheme="minorHAnsi" w:cstheme="minorHAnsi"/>
          <w:lang w:val="en-US"/>
        </w:rPr>
        <w:t xml:space="preserve">: The value of this study is verified in the increase it brings to the debate around the </w:t>
      </w:r>
      <w:proofErr w:type="spellStart"/>
      <w:r w:rsidRPr="008A2035">
        <w:rPr>
          <w:rFonts w:asciiTheme="minorHAnsi" w:hAnsiTheme="minorHAnsi" w:cstheme="minorHAnsi"/>
          <w:lang w:val="en-US"/>
        </w:rPr>
        <w:t>scientificity</w:t>
      </w:r>
      <w:proofErr w:type="spellEnd"/>
      <w:r w:rsidRPr="008A2035">
        <w:rPr>
          <w:rFonts w:asciiTheme="minorHAnsi" w:hAnsiTheme="minorHAnsi" w:cstheme="minorHAnsi"/>
          <w:lang w:val="en-US"/>
        </w:rPr>
        <w:t xml:space="preserve"> of scenario planning.</w:t>
      </w:r>
    </w:p>
    <w:p w14:paraId="3143D627" w14:textId="46E4A8AD" w:rsidR="00B66F33" w:rsidRPr="008A2035" w:rsidRDefault="00C210F4" w:rsidP="00A51ACF">
      <w:pPr>
        <w:suppressAutoHyphens/>
        <w:jc w:val="both"/>
        <w:rPr>
          <w:rFonts w:asciiTheme="minorHAnsi" w:hAnsiTheme="minorHAnsi" w:cstheme="minorHAnsi"/>
          <w:lang w:val="en-US"/>
        </w:rPr>
      </w:pPr>
      <w:r w:rsidRPr="008A2035">
        <w:rPr>
          <w:rFonts w:asciiTheme="minorHAnsi" w:hAnsiTheme="minorHAnsi" w:cstheme="minorHAnsi"/>
          <w:b/>
          <w:bCs/>
          <w:lang w:val="en-US"/>
        </w:rPr>
        <w:t>Theoretical/methodological contributions</w:t>
      </w:r>
      <w:r w:rsidRPr="008A2035">
        <w:rPr>
          <w:rFonts w:asciiTheme="minorHAnsi" w:hAnsiTheme="minorHAnsi" w:cstheme="minorHAnsi"/>
          <w:lang w:val="en-US"/>
        </w:rPr>
        <w:t>: The study combines the scientific methodology of René Descartes, where it understands that it is appropriate to be traditional, with Karl Popper's proposals for entomology, where it is necessary to be revolutionary. The contribution becomes more relevant to the extent that publications on the theoretical foundation of the theme represented 0.14% of the total at the time of the research</w:t>
      </w:r>
      <w:r w:rsidR="00980673" w:rsidRPr="008A2035">
        <w:rPr>
          <w:rFonts w:asciiTheme="minorHAnsi" w:hAnsiTheme="minorHAnsi" w:cstheme="minorHAnsi"/>
          <w:lang w:val="en-US"/>
        </w:rPr>
        <w:t>.</w:t>
      </w:r>
    </w:p>
    <w:p w14:paraId="291E8778" w14:textId="1E4E075E" w:rsidR="00EE6829" w:rsidRPr="008A2035" w:rsidRDefault="00EE6829" w:rsidP="00A51ACF">
      <w:pPr>
        <w:suppressAutoHyphens/>
        <w:jc w:val="both"/>
        <w:rPr>
          <w:rFonts w:asciiTheme="minorHAnsi" w:hAnsiTheme="minorHAnsi" w:cstheme="minorHAnsi"/>
          <w:lang w:val="en-US"/>
        </w:rPr>
      </w:pPr>
      <w:r w:rsidRPr="008A2035">
        <w:rPr>
          <w:rFonts w:asciiTheme="minorHAnsi" w:hAnsiTheme="minorHAnsi" w:cstheme="minorHAnsi"/>
          <w:b/>
          <w:bCs/>
          <w:lang w:val="en-US"/>
        </w:rPr>
        <w:t>Keywords</w:t>
      </w:r>
      <w:r w:rsidR="00B66F33" w:rsidRPr="008A2035">
        <w:rPr>
          <w:rFonts w:asciiTheme="minorHAnsi" w:hAnsiTheme="minorHAnsi" w:cstheme="minorHAnsi"/>
          <w:lang w:val="en-US"/>
        </w:rPr>
        <w:t>: scenario planning, scientific method, epistemology, theoretical foundation</w:t>
      </w:r>
    </w:p>
    <w:p w14:paraId="7E0446D5" w14:textId="77777777" w:rsidR="00606012" w:rsidRDefault="00606012" w:rsidP="00A51ACF">
      <w:pPr>
        <w:suppressAutoHyphens/>
        <w:jc w:val="both"/>
        <w:rPr>
          <w:rFonts w:asciiTheme="minorHAnsi" w:hAnsiTheme="minorHAnsi" w:cstheme="minorHAnsi"/>
          <w:lang w:val="en-US"/>
        </w:rPr>
      </w:pPr>
    </w:p>
    <w:p w14:paraId="5506A082" w14:textId="2B7CA3CF" w:rsidR="0001543B" w:rsidRPr="0001543B" w:rsidRDefault="0001543B" w:rsidP="0001543B">
      <w:pPr>
        <w:suppressAutoHyphens/>
        <w:jc w:val="center"/>
        <w:rPr>
          <w:rFonts w:asciiTheme="minorHAnsi" w:hAnsiTheme="minorHAnsi" w:cstheme="minorHAnsi"/>
          <w:b/>
          <w:bCs/>
        </w:rPr>
      </w:pPr>
      <w:r w:rsidRPr="0001543B">
        <w:rPr>
          <w:rFonts w:asciiTheme="minorHAnsi" w:hAnsiTheme="minorHAnsi" w:cstheme="minorHAnsi"/>
          <w:b/>
          <w:bCs/>
        </w:rPr>
        <w:t>PLANIFICACIÓN DE ESCENARIOS: LEGITIMIDAD CIENTÍFICA Y EPISTEMOLÓGICA DEL MÉTODO GRUMBACH</w:t>
      </w:r>
    </w:p>
    <w:p w14:paraId="3A551EAF" w14:textId="77777777" w:rsidR="0001543B" w:rsidRPr="0001543B" w:rsidRDefault="0001543B" w:rsidP="00A51ACF">
      <w:pPr>
        <w:suppressAutoHyphens/>
        <w:jc w:val="both"/>
        <w:rPr>
          <w:rFonts w:asciiTheme="minorHAnsi" w:hAnsiTheme="minorHAnsi" w:cstheme="minorHAnsi"/>
        </w:rPr>
      </w:pPr>
    </w:p>
    <w:p w14:paraId="44702D34" w14:textId="77777777" w:rsidR="00F343EA" w:rsidRPr="008A2035" w:rsidRDefault="00F343EA" w:rsidP="00F343EA">
      <w:pPr>
        <w:pStyle w:val="Ttulo1"/>
        <w:spacing w:line="240" w:lineRule="auto"/>
        <w:rPr>
          <w:rFonts w:asciiTheme="minorHAnsi" w:hAnsiTheme="minorHAnsi" w:cstheme="minorHAnsi"/>
          <w:lang w:val="es-ES_tradnl"/>
        </w:rPr>
      </w:pPr>
      <w:r w:rsidRPr="008A2035">
        <w:rPr>
          <w:rFonts w:asciiTheme="minorHAnsi" w:hAnsiTheme="minorHAnsi" w:cstheme="minorHAnsi"/>
          <w:lang w:val="es-ES_tradnl"/>
        </w:rPr>
        <w:t>Resumen</w:t>
      </w:r>
    </w:p>
    <w:p w14:paraId="1E82EA8D" w14:textId="77777777" w:rsidR="00F343EA" w:rsidRPr="008A2035" w:rsidRDefault="00F343EA" w:rsidP="00F343EA">
      <w:pPr>
        <w:suppressAutoHyphens/>
        <w:jc w:val="both"/>
        <w:rPr>
          <w:rFonts w:asciiTheme="minorHAnsi" w:hAnsiTheme="minorHAnsi" w:cstheme="minorHAnsi"/>
          <w:lang w:val="es-ES_tradnl"/>
        </w:rPr>
      </w:pPr>
      <w:r w:rsidRPr="008A2035">
        <w:rPr>
          <w:rFonts w:asciiTheme="minorHAnsi" w:hAnsiTheme="minorHAnsi" w:cstheme="minorHAnsi"/>
          <w:b/>
          <w:bCs/>
          <w:lang w:val="es-ES_tradnl"/>
        </w:rPr>
        <w:t>Objetivo</w:t>
      </w:r>
      <w:r w:rsidRPr="008A2035">
        <w:rPr>
          <w:rFonts w:asciiTheme="minorHAnsi" w:hAnsiTheme="minorHAnsi" w:cstheme="minorHAnsi"/>
          <w:lang w:val="es-ES_tradnl"/>
        </w:rPr>
        <w:t xml:space="preserve">: El objetivo de esta investigación es reforzar fundamentación teórica y debate académico sobre la planificación estratégica basada en escenarios, metodología que se viene desarrollando empíricamente desde final de la Segunda Guerra Mundial. Esto se hace proponiendo argumentos para su legitimidad científica y epistemológica. </w:t>
      </w:r>
    </w:p>
    <w:p w14:paraId="1F6CE1B7" w14:textId="77777777" w:rsidR="00F343EA" w:rsidRPr="008A2035" w:rsidRDefault="00F343EA" w:rsidP="00F343EA">
      <w:pPr>
        <w:suppressAutoHyphens/>
        <w:jc w:val="both"/>
        <w:rPr>
          <w:rFonts w:asciiTheme="minorHAnsi" w:hAnsiTheme="minorHAnsi" w:cstheme="minorHAnsi"/>
          <w:lang w:val="es-ES_tradnl"/>
        </w:rPr>
      </w:pPr>
      <w:r w:rsidRPr="008A2035">
        <w:rPr>
          <w:rFonts w:asciiTheme="minorHAnsi" w:hAnsiTheme="minorHAnsi" w:cstheme="minorHAnsi"/>
          <w:b/>
          <w:bCs/>
          <w:lang w:val="es-ES_tradnl"/>
        </w:rPr>
        <w:t>Método</w:t>
      </w:r>
      <w:r w:rsidRPr="008A2035">
        <w:rPr>
          <w:rFonts w:asciiTheme="minorHAnsi" w:hAnsiTheme="minorHAnsi" w:cstheme="minorHAnsi"/>
          <w:lang w:val="es-ES_tradnl"/>
        </w:rPr>
        <w:t xml:space="preserve">: Los trabajos se basaron en investigación documental y estudio de caso. La legitimidad científica se investigó mediante contraste entre método cartesiano y método </w:t>
      </w:r>
      <w:proofErr w:type="spellStart"/>
      <w:r w:rsidRPr="008A2035">
        <w:rPr>
          <w:rFonts w:asciiTheme="minorHAnsi" w:hAnsiTheme="minorHAnsi" w:cstheme="minorHAnsi"/>
          <w:lang w:val="es-ES_tradnl"/>
        </w:rPr>
        <w:t>Grumbach</w:t>
      </w:r>
      <w:proofErr w:type="spellEnd"/>
      <w:r w:rsidRPr="008A2035">
        <w:rPr>
          <w:rFonts w:asciiTheme="minorHAnsi" w:hAnsiTheme="minorHAnsi" w:cstheme="minorHAnsi"/>
          <w:lang w:val="es-ES_tradnl"/>
        </w:rPr>
        <w:t xml:space="preserve"> de planificación estratégica: marco teórico y representativo de la metodología, respectivamente. Sin embargo, se investigó la legitimidad epistemológica </w:t>
      </w:r>
      <w:proofErr w:type="spellStart"/>
      <w:r w:rsidRPr="008A2035">
        <w:rPr>
          <w:rFonts w:asciiTheme="minorHAnsi" w:hAnsiTheme="minorHAnsi" w:cstheme="minorHAnsi"/>
        </w:rPr>
        <w:t>según</w:t>
      </w:r>
      <w:proofErr w:type="spellEnd"/>
      <w:r w:rsidRPr="008A2035">
        <w:rPr>
          <w:rFonts w:asciiTheme="minorHAnsi" w:hAnsiTheme="minorHAnsi" w:cstheme="minorHAnsi"/>
          <w:lang w:val="es-ES_tradnl"/>
        </w:rPr>
        <w:t xml:space="preserve"> la credibilidad de los datos que sustentan la generación de evidencias, planteamientos de hipótesis y controles sobre el entorno en el que se desarrollaron las actividades del caso estudiado. </w:t>
      </w:r>
    </w:p>
    <w:p w14:paraId="2F1BEFB1" w14:textId="77777777" w:rsidR="00F343EA" w:rsidRPr="008A2035" w:rsidRDefault="00F343EA" w:rsidP="00F343EA">
      <w:pPr>
        <w:suppressAutoHyphens/>
        <w:jc w:val="both"/>
        <w:rPr>
          <w:rFonts w:asciiTheme="minorHAnsi" w:hAnsiTheme="minorHAnsi" w:cstheme="minorHAnsi"/>
          <w:lang w:val="es-ES_tradnl"/>
        </w:rPr>
      </w:pPr>
      <w:r w:rsidRPr="008A2035">
        <w:rPr>
          <w:rFonts w:asciiTheme="minorHAnsi" w:hAnsiTheme="minorHAnsi" w:cstheme="minorHAnsi"/>
          <w:b/>
          <w:bCs/>
          <w:lang w:val="es-ES_tradnl"/>
        </w:rPr>
        <w:t>Resultados principales</w:t>
      </w:r>
      <w:r w:rsidRPr="008A2035">
        <w:rPr>
          <w:rFonts w:asciiTheme="minorHAnsi" w:hAnsiTheme="minorHAnsi" w:cstheme="minorHAnsi"/>
          <w:lang w:val="es-ES_tradnl"/>
        </w:rPr>
        <w:t xml:space="preserve">: Se identificó cada precepto del método cartesiano en cada etapa del método investigado y se certificó la completitud del proceso. En este punto, se hace una advertencia sobre la competencia de los expertos en la investigación Delphi. </w:t>
      </w:r>
      <w:r w:rsidRPr="008A2035">
        <w:rPr>
          <w:rFonts w:asciiTheme="minorHAnsi" w:hAnsiTheme="minorHAnsi" w:cstheme="minorHAnsi"/>
          <w:b/>
          <w:bCs/>
          <w:lang w:val="es-ES_tradnl"/>
        </w:rPr>
        <w:t>Relevancia/originalidad</w:t>
      </w:r>
      <w:r w:rsidRPr="008A2035">
        <w:rPr>
          <w:rFonts w:asciiTheme="minorHAnsi" w:hAnsiTheme="minorHAnsi" w:cstheme="minorHAnsi"/>
          <w:lang w:val="es-ES_tradnl"/>
        </w:rPr>
        <w:t xml:space="preserve">: El valor de este estudio se verifica en el aumento que aporta al debate en torno a la cientificidad de la planificación de escenarios. </w:t>
      </w:r>
    </w:p>
    <w:p w14:paraId="5DC71458" w14:textId="77777777" w:rsidR="00F343EA" w:rsidRPr="008A2035" w:rsidRDefault="00F343EA" w:rsidP="00F343EA">
      <w:pPr>
        <w:suppressAutoHyphens/>
        <w:jc w:val="both"/>
        <w:rPr>
          <w:rFonts w:asciiTheme="minorHAnsi" w:hAnsiTheme="minorHAnsi" w:cstheme="minorHAnsi"/>
          <w:lang w:val="es-ES_tradnl"/>
        </w:rPr>
      </w:pPr>
      <w:r w:rsidRPr="008A2035">
        <w:rPr>
          <w:rFonts w:asciiTheme="minorHAnsi" w:hAnsiTheme="minorHAnsi" w:cstheme="minorHAnsi"/>
          <w:b/>
          <w:bCs/>
          <w:lang w:val="es-ES_tradnl"/>
        </w:rPr>
        <w:t>Aportes teóricos/metodológicos</w:t>
      </w:r>
      <w:r w:rsidRPr="008A2035">
        <w:rPr>
          <w:rFonts w:asciiTheme="minorHAnsi" w:hAnsiTheme="minorHAnsi" w:cstheme="minorHAnsi"/>
          <w:lang w:val="es-ES_tradnl"/>
        </w:rPr>
        <w:t>: El estudio combina la metodología científica de René Descartes, donde entiende adecuado ser tradicional, con las propuestas de Karl Popper para la entomología, donde entiende adecuado revolucionar. La contribución se vuelve más relevante en la medida en que las publicaciones sobre la fundamentación teórica del tema representaron 0,14% del total en el momento de la investigación.</w:t>
      </w:r>
    </w:p>
    <w:p w14:paraId="303E379C" w14:textId="0CF17D1C" w:rsidR="001A71B7" w:rsidRPr="008A2035" w:rsidRDefault="001A71B7" w:rsidP="00F343EA">
      <w:pPr>
        <w:suppressAutoHyphens/>
        <w:jc w:val="both"/>
        <w:rPr>
          <w:rFonts w:asciiTheme="minorHAnsi" w:hAnsiTheme="minorHAnsi" w:cstheme="minorHAnsi"/>
        </w:rPr>
      </w:pPr>
      <w:proofErr w:type="spellStart"/>
      <w:r w:rsidRPr="008A2035">
        <w:rPr>
          <w:rFonts w:asciiTheme="minorHAnsi" w:hAnsiTheme="minorHAnsi" w:cstheme="minorHAnsi"/>
          <w:b/>
          <w:bCs/>
        </w:rPr>
        <w:t>Palabras</w:t>
      </w:r>
      <w:proofErr w:type="spellEnd"/>
      <w:r w:rsidRPr="008A2035">
        <w:rPr>
          <w:rFonts w:asciiTheme="minorHAnsi" w:hAnsiTheme="minorHAnsi" w:cstheme="minorHAnsi"/>
          <w:b/>
          <w:bCs/>
        </w:rPr>
        <w:t xml:space="preserve"> clave</w:t>
      </w:r>
      <w:r w:rsidRPr="008A2035">
        <w:rPr>
          <w:rFonts w:asciiTheme="minorHAnsi" w:hAnsiTheme="minorHAnsi" w:cstheme="minorHAnsi"/>
        </w:rPr>
        <w:t xml:space="preserve">: </w:t>
      </w:r>
      <w:proofErr w:type="spellStart"/>
      <w:r w:rsidRPr="008A2035">
        <w:rPr>
          <w:rFonts w:asciiTheme="minorHAnsi" w:hAnsiTheme="minorHAnsi" w:cstheme="minorHAnsi"/>
        </w:rPr>
        <w:t>planificación</w:t>
      </w:r>
      <w:proofErr w:type="spellEnd"/>
      <w:r w:rsidRPr="008A2035">
        <w:rPr>
          <w:rFonts w:asciiTheme="minorHAnsi" w:hAnsiTheme="minorHAnsi" w:cstheme="minorHAnsi"/>
        </w:rPr>
        <w:t xml:space="preserve"> de </w:t>
      </w:r>
      <w:proofErr w:type="spellStart"/>
      <w:r w:rsidRPr="008A2035">
        <w:rPr>
          <w:rFonts w:asciiTheme="minorHAnsi" w:hAnsiTheme="minorHAnsi" w:cstheme="minorHAnsi"/>
        </w:rPr>
        <w:t>escenarios</w:t>
      </w:r>
      <w:proofErr w:type="spellEnd"/>
      <w:r w:rsidRPr="008A2035">
        <w:rPr>
          <w:rFonts w:asciiTheme="minorHAnsi" w:hAnsiTheme="minorHAnsi" w:cstheme="minorHAnsi"/>
        </w:rPr>
        <w:t xml:space="preserve">, método científico, </w:t>
      </w:r>
      <w:proofErr w:type="spellStart"/>
      <w:r w:rsidRPr="008A2035">
        <w:rPr>
          <w:rFonts w:asciiTheme="minorHAnsi" w:hAnsiTheme="minorHAnsi" w:cstheme="minorHAnsi"/>
        </w:rPr>
        <w:t>epistemología</w:t>
      </w:r>
      <w:proofErr w:type="spellEnd"/>
      <w:r w:rsidRPr="008A2035">
        <w:rPr>
          <w:rFonts w:asciiTheme="minorHAnsi" w:hAnsiTheme="minorHAnsi" w:cstheme="minorHAnsi"/>
        </w:rPr>
        <w:t xml:space="preserve">, </w:t>
      </w:r>
      <w:proofErr w:type="spellStart"/>
      <w:r w:rsidRPr="008A2035">
        <w:rPr>
          <w:rFonts w:asciiTheme="minorHAnsi" w:hAnsiTheme="minorHAnsi" w:cstheme="minorHAnsi"/>
        </w:rPr>
        <w:t>fundamentación</w:t>
      </w:r>
      <w:proofErr w:type="spellEnd"/>
      <w:r w:rsidRPr="008A2035">
        <w:rPr>
          <w:rFonts w:asciiTheme="minorHAnsi" w:hAnsiTheme="minorHAnsi" w:cstheme="minorHAnsi"/>
        </w:rPr>
        <w:t xml:space="preserve"> teórica</w:t>
      </w:r>
    </w:p>
    <w:p w14:paraId="535196DA" w14:textId="77777777" w:rsidR="001A71B7" w:rsidRPr="008A2035" w:rsidRDefault="001A71B7" w:rsidP="00F343EA">
      <w:pPr>
        <w:suppressAutoHyphens/>
        <w:jc w:val="both"/>
        <w:rPr>
          <w:rFonts w:asciiTheme="minorHAnsi" w:hAnsiTheme="minorHAnsi" w:cstheme="minorHAnsi"/>
          <w:lang w:val="es-ES_tradnl"/>
        </w:rPr>
      </w:pPr>
    </w:p>
    <w:p w14:paraId="7BEFE517" w14:textId="6D8D7306" w:rsidR="00687E35" w:rsidRPr="008A2035" w:rsidRDefault="00687E35" w:rsidP="00A51ACF">
      <w:pPr>
        <w:pStyle w:val="Ttulo1"/>
        <w:spacing w:line="240" w:lineRule="auto"/>
        <w:rPr>
          <w:rFonts w:asciiTheme="minorHAnsi" w:hAnsiTheme="minorHAnsi" w:cstheme="minorHAnsi"/>
        </w:rPr>
      </w:pPr>
      <w:bookmarkStart w:id="2" w:name="_Toc79094246"/>
      <w:bookmarkStart w:id="3" w:name="_Toc143370554"/>
      <w:r w:rsidRPr="008A2035">
        <w:rPr>
          <w:rFonts w:asciiTheme="minorHAnsi" w:hAnsiTheme="minorHAnsi" w:cstheme="minorHAnsi"/>
        </w:rPr>
        <w:t xml:space="preserve">1 </w:t>
      </w:r>
      <w:r w:rsidR="00EE6829" w:rsidRPr="008A2035">
        <w:rPr>
          <w:rFonts w:asciiTheme="minorHAnsi" w:hAnsiTheme="minorHAnsi" w:cstheme="minorHAnsi"/>
        </w:rPr>
        <w:tab/>
      </w:r>
      <w:r w:rsidRPr="008A2035">
        <w:rPr>
          <w:rFonts w:asciiTheme="minorHAnsi" w:hAnsiTheme="minorHAnsi" w:cstheme="minorHAnsi"/>
        </w:rPr>
        <w:t>Introdução</w:t>
      </w:r>
      <w:bookmarkStart w:id="4" w:name="_Toc31914654"/>
      <w:bookmarkStart w:id="5" w:name="_Toc31914671"/>
      <w:bookmarkEnd w:id="2"/>
      <w:bookmarkEnd w:id="3"/>
      <w:bookmarkEnd w:id="4"/>
      <w:bookmarkEnd w:id="5"/>
    </w:p>
    <w:p w14:paraId="55D13C70" w14:textId="5F24DD59" w:rsidR="000C6134" w:rsidRPr="008A2035" w:rsidRDefault="005B4708" w:rsidP="00A51ACF">
      <w:pPr>
        <w:suppressAutoHyphens/>
        <w:ind w:firstLine="709"/>
        <w:jc w:val="both"/>
        <w:rPr>
          <w:rFonts w:asciiTheme="minorHAnsi" w:eastAsiaTheme="minorHAnsi" w:hAnsiTheme="minorHAnsi" w:cstheme="minorHAnsi"/>
          <w:lang w:eastAsia="en-US"/>
        </w:rPr>
      </w:pPr>
      <w:r w:rsidRPr="008A2035">
        <w:rPr>
          <w:rFonts w:asciiTheme="minorHAnsi" w:eastAsiaTheme="minorHAnsi" w:hAnsiTheme="minorHAnsi" w:cstheme="minorHAnsi"/>
          <w:lang w:eastAsia="en-US"/>
        </w:rPr>
        <w:t>O tema de</w:t>
      </w:r>
      <w:r w:rsidR="000135B7" w:rsidRPr="008A2035">
        <w:rPr>
          <w:rFonts w:asciiTheme="minorHAnsi" w:eastAsiaTheme="minorHAnsi" w:hAnsiTheme="minorHAnsi" w:cstheme="minorHAnsi"/>
          <w:lang w:eastAsia="en-US"/>
        </w:rPr>
        <w:t>ste</w:t>
      </w:r>
      <w:r w:rsidR="00036431" w:rsidRPr="008A2035">
        <w:rPr>
          <w:rFonts w:asciiTheme="minorHAnsi" w:eastAsiaTheme="minorHAnsi" w:hAnsiTheme="minorHAnsi" w:cstheme="minorHAnsi"/>
          <w:lang w:eastAsia="en-US"/>
        </w:rPr>
        <w:t xml:space="preserve"> artigo </w:t>
      </w:r>
      <w:r w:rsidRPr="008A2035">
        <w:rPr>
          <w:rFonts w:asciiTheme="minorHAnsi" w:eastAsiaTheme="minorHAnsi" w:hAnsiTheme="minorHAnsi" w:cstheme="minorHAnsi"/>
          <w:lang w:eastAsia="en-US"/>
        </w:rPr>
        <w:t>é</w:t>
      </w:r>
      <w:r w:rsidR="00036431" w:rsidRPr="008A2035">
        <w:rPr>
          <w:rFonts w:asciiTheme="minorHAnsi" w:eastAsiaTheme="minorHAnsi" w:hAnsiTheme="minorHAnsi" w:cstheme="minorHAnsi"/>
          <w:lang w:eastAsia="en-US"/>
        </w:rPr>
        <w:t xml:space="preserve"> o </w:t>
      </w:r>
      <w:r w:rsidR="003F2F9C" w:rsidRPr="008A2035">
        <w:rPr>
          <w:rFonts w:asciiTheme="minorHAnsi" w:eastAsiaTheme="minorHAnsi" w:hAnsiTheme="minorHAnsi" w:cstheme="minorHAnsi"/>
          <w:lang w:eastAsia="en-US"/>
        </w:rPr>
        <w:t>planejamento estratégico com base em cenários</w:t>
      </w:r>
      <w:r w:rsidR="00667EEF" w:rsidRPr="008A2035">
        <w:rPr>
          <w:rFonts w:asciiTheme="minorHAnsi" w:eastAsiaTheme="minorHAnsi" w:hAnsiTheme="minorHAnsi" w:cstheme="minorHAnsi"/>
          <w:lang w:eastAsia="en-US"/>
        </w:rPr>
        <w:t>,</w:t>
      </w:r>
      <w:r w:rsidR="00FC0B01" w:rsidRPr="008A2035">
        <w:rPr>
          <w:rFonts w:asciiTheme="minorHAnsi" w:eastAsiaTheme="minorHAnsi" w:hAnsiTheme="minorHAnsi" w:cstheme="minorHAnsi"/>
          <w:lang w:eastAsia="en-US"/>
        </w:rPr>
        <w:t xml:space="preserve"> </w:t>
      </w:r>
      <w:r w:rsidR="00036431" w:rsidRPr="008A2035">
        <w:rPr>
          <w:rFonts w:asciiTheme="minorHAnsi" w:eastAsiaTheme="minorHAnsi" w:hAnsiTheme="minorHAnsi" w:cstheme="minorHAnsi"/>
          <w:lang w:eastAsia="en-US"/>
        </w:rPr>
        <w:t xml:space="preserve">uma das vertentes do que se convencionou chamar de </w:t>
      </w:r>
      <w:r w:rsidR="005A36D2" w:rsidRPr="008A2035">
        <w:rPr>
          <w:rFonts w:asciiTheme="minorHAnsi" w:eastAsiaTheme="minorHAnsi" w:hAnsiTheme="minorHAnsi" w:cstheme="minorHAnsi"/>
          <w:lang w:eastAsia="en-US"/>
        </w:rPr>
        <w:t>‘e</w:t>
      </w:r>
      <w:r w:rsidR="00036431" w:rsidRPr="008A2035">
        <w:rPr>
          <w:rFonts w:asciiTheme="minorHAnsi" w:eastAsiaTheme="minorHAnsi" w:hAnsiTheme="minorHAnsi" w:cstheme="minorHAnsi"/>
          <w:lang w:eastAsia="en-US"/>
        </w:rPr>
        <w:t xml:space="preserve">studos </w:t>
      </w:r>
      <w:r w:rsidR="005A36D2" w:rsidRPr="008A2035">
        <w:rPr>
          <w:rFonts w:asciiTheme="minorHAnsi" w:eastAsiaTheme="minorHAnsi" w:hAnsiTheme="minorHAnsi" w:cstheme="minorHAnsi"/>
          <w:lang w:eastAsia="en-US"/>
        </w:rPr>
        <w:t>p</w:t>
      </w:r>
      <w:r w:rsidR="00036431" w:rsidRPr="008A2035">
        <w:rPr>
          <w:rFonts w:asciiTheme="minorHAnsi" w:eastAsiaTheme="minorHAnsi" w:hAnsiTheme="minorHAnsi" w:cstheme="minorHAnsi"/>
          <w:lang w:eastAsia="en-US"/>
        </w:rPr>
        <w:t>rospectivos</w:t>
      </w:r>
      <w:r w:rsidR="005A36D2" w:rsidRPr="008A2035">
        <w:rPr>
          <w:rFonts w:asciiTheme="minorHAnsi" w:eastAsiaTheme="minorHAnsi" w:hAnsiTheme="minorHAnsi" w:cstheme="minorHAnsi"/>
          <w:lang w:eastAsia="en-US"/>
        </w:rPr>
        <w:t>’</w:t>
      </w:r>
      <w:r w:rsidR="00036431" w:rsidRPr="008A2035">
        <w:rPr>
          <w:rFonts w:asciiTheme="minorHAnsi" w:eastAsiaTheme="minorHAnsi" w:hAnsiTheme="minorHAnsi" w:cstheme="minorHAnsi"/>
          <w:lang w:eastAsia="en-US"/>
        </w:rPr>
        <w:t xml:space="preserve"> ou </w:t>
      </w:r>
      <w:r w:rsidR="005A36D2" w:rsidRPr="008A2035">
        <w:rPr>
          <w:rFonts w:asciiTheme="minorHAnsi" w:eastAsiaTheme="minorHAnsi" w:hAnsiTheme="minorHAnsi" w:cstheme="minorHAnsi"/>
          <w:lang w:eastAsia="en-US"/>
        </w:rPr>
        <w:t>‘e</w:t>
      </w:r>
      <w:r w:rsidR="00036431" w:rsidRPr="008A2035">
        <w:rPr>
          <w:rFonts w:asciiTheme="minorHAnsi" w:eastAsiaTheme="minorHAnsi" w:hAnsiTheme="minorHAnsi" w:cstheme="minorHAnsi"/>
          <w:lang w:eastAsia="en-US"/>
        </w:rPr>
        <w:t xml:space="preserve">studos de </w:t>
      </w:r>
      <w:r w:rsidR="005A36D2" w:rsidRPr="008A2035">
        <w:rPr>
          <w:rFonts w:asciiTheme="minorHAnsi" w:eastAsiaTheme="minorHAnsi" w:hAnsiTheme="minorHAnsi" w:cstheme="minorHAnsi"/>
          <w:lang w:eastAsia="en-US"/>
        </w:rPr>
        <w:t>f</w:t>
      </w:r>
      <w:r w:rsidR="00036431" w:rsidRPr="008A2035">
        <w:rPr>
          <w:rFonts w:asciiTheme="minorHAnsi" w:eastAsiaTheme="minorHAnsi" w:hAnsiTheme="minorHAnsi" w:cstheme="minorHAnsi"/>
          <w:lang w:eastAsia="en-US"/>
        </w:rPr>
        <w:t>uturo</w:t>
      </w:r>
      <w:r w:rsidR="005A36D2" w:rsidRPr="008A2035">
        <w:rPr>
          <w:rFonts w:asciiTheme="minorHAnsi" w:eastAsiaTheme="minorHAnsi" w:hAnsiTheme="minorHAnsi" w:cstheme="minorHAnsi"/>
          <w:lang w:eastAsia="en-US"/>
        </w:rPr>
        <w:t>’</w:t>
      </w:r>
      <w:r w:rsidR="00335517" w:rsidRPr="008A2035">
        <w:rPr>
          <w:rFonts w:asciiTheme="minorHAnsi" w:eastAsiaTheme="minorHAnsi" w:hAnsiTheme="minorHAnsi" w:cstheme="minorHAnsi"/>
          <w:lang w:eastAsia="en-US"/>
        </w:rPr>
        <w:t>.</w:t>
      </w:r>
      <w:r w:rsidR="000A0D17" w:rsidRPr="008A2035">
        <w:rPr>
          <w:rFonts w:asciiTheme="minorHAnsi" w:eastAsiaTheme="minorHAnsi" w:hAnsiTheme="minorHAnsi" w:cstheme="minorHAnsi"/>
          <w:lang w:eastAsia="en-US"/>
        </w:rPr>
        <w:t xml:space="preserve"> </w:t>
      </w:r>
      <w:r w:rsidR="000C6134" w:rsidRPr="008A2035">
        <w:rPr>
          <w:rFonts w:asciiTheme="minorHAnsi" w:eastAsiaTheme="minorHAnsi" w:hAnsiTheme="minorHAnsi" w:cstheme="minorHAnsi"/>
          <w:lang w:eastAsia="en-US"/>
        </w:rPr>
        <w:t>A metodologia</w:t>
      </w:r>
      <w:r w:rsidR="00D15224" w:rsidRPr="008A2035">
        <w:rPr>
          <w:rFonts w:asciiTheme="minorHAnsi" w:eastAsiaTheme="minorHAnsi" w:hAnsiTheme="minorHAnsi" w:cstheme="minorHAnsi"/>
          <w:lang w:eastAsia="en-US"/>
        </w:rPr>
        <w:t xml:space="preserve"> </w:t>
      </w:r>
      <w:r w:rsidR="006A4A0B" w:rsidRPr="008A2035">
        <w:rPr>
          <w:rFonts w:asciiTheme="minorHAnsi" w:eastAsiaTheme="minorHAnsi" w:hAnsiTheme="minorHAnsi" w:cstheme="minorHAnsi"/>
          <w:lang w:eastAsia="en-US"/>
        </w:rPr>
        <w:t>aborda</w:t>
      </w:r>
      <w:r w:rsidR="00A95BB2" w:rsidRPr="008A2035">
        <w:rPr>
          <w:rFonts w:asciiTheme="minorHAnsi" w:eastAsiaTheme="minorHAnsi" w:hAnsiTheme="minorHAnsi" w:cstheme="minorHAnsi"/>
          <w:lang w:eastAsia="en-US"/>
        </w:rPr>
        <w:t xml:space="preserve"> </w:t>
      </w:r>
      <w:r w:rsidR="00E174DE" w:rsidRPr="008A2035">
        <w:rPr>
          <w:rFonts w:asciiTheme="minorHAnsi" w:eastAsiaTheme="minorHAnsi" w:hAnsiTheme="minorHAnsi" w:cstheme="minorHAnsi"/>
          <w:lang w:eastAsia="en-US"/>
        </w:rPr>
        <w:t>o</w:t>
      </w:r>
      <w:r w:rsidR="00992FE8" w:rsidRPr="008A2035">
        <w:rPr>
          <w:rFonts w:asciiTheme="minorHAnsi" w:eastAsiaTheme="minorHAnsi" w:hAnsiTheme="minorHAnsi" w:cstheme="minorHAnsi"/>
          <w:lang w:eastAsia="en-US"/>
        </w:rPr>
        <w:t xml:space="preserve"> </w:t>
      </w:r>
      <w:r w:rsidR="00305095" w:rsidRPr="008A2035">
        <w:rPr>
          <w:rFonts w:asciiTheme="minorHAnsi" w:eastAsiaTheme="minorHAnsi" w:hAnsiTheme="minorHAnsi" w:cstheme="minorHAnsi"/>
          <w:lang w:eastAsia="en-US"/>
        </w:rPr>
        <w:t xml:space="preserve">futuro </w:t>
      </w:r>
      <w:r w:rsidR="006C4580" w:rsidRPr="008A2035">
        <w:rPr>
          <w:rFonts w:asciiTheme="minorHAnsi" w:eastAsiaTheme="minorHAnsi" w:hAnsiTheme="minorHAnsi" w:cstheme="minorHAnsi"/>
          <w:lang w:eastAsia="en-US"/>
        </w:rPr>
        <w:t>como</w:t>
      </w:r>
      <w:r w:rsidR="00B11D7F" w:rsidRPr="008A2035">
        <w:rPr>
          <w:rFonts w:asciiTheme="minorHAnsi" w:eastAsiaTheme="minorHAnsi" w:hAnsiTheme="minorHAnsi" w:cstheme="minorHAnsi"/>
          <w:lang w:eastAsia="en-US"/>
        </w:rPr>
        <w:t xml:space="preserve"> </w:t>
      </w:r>
      <w:r w:rsidR="00073C90" w:rsidRPr="008A2035">
        <w:rPr>
          <w:rFonts w:asciiTheme="minorHAnsi" w:eastAsiaTheme="minorHAnsi" w:hAnsiTheme="minorHAnsi" w:cstheme="minorHAnsi"/>
          <w:lang w:eastAsia="en-US"/>
        </w:rPr>
        <w:t xml:space="preserve">algo que pode </w:t>
      </w:r>
      <w:r w:rsidR="00E80CF7" w:rsidRPr="008A2035">
        <w:rPr>
          <w:rFonts w:asciiTheme="minorHAnsi" w:eastAsiaTheme="minorHAnsi" w:hAnsiTheme="minorHAnsi" w:cstheme="minorHAnsi"/>
          <w:lang w:eastAsia="en-US"/>
        </w:rPr>
        <w:t xml:space="preserve">ser </w:t>
      </w:r>
      <w:r w:rsidR="00073C90" w:rsidRPr="008A2035">
        <w:rPr>
          <w:rFonts w:asciiTheme="minorHAnsi" w:eastAsiaTheme="minorHAnsi" w:hAnsiTheme="minorHAnsi" w:cstheme="minorHAnsi"/>
          <w:lang w:eastAsia="en-US"/>
        </w:rPr>
        <w:t>estuda</w:t>
      </w:r>
      <w:r w:rsidR="00E80CF7" w:rsidRPr="008A2035">
        <w:rPr>
          <w:rFonts w:asciiTheme="minorHAnsi" w:eastAsiaTheme="minorHAnsi" w:hAnsiTheme="minorHAnsi" w:cstheme="minorHAnsi"/>
          <w:lang w:eastAsia="en-US"/>
        </w:rPr>
        <w:t>do</w:t>
      </w:r>
      <w:r w:rsidR="00B162CE" w:rsidRPr="008A2035">
        <w:rPr>
          <w:rFonts w:asciiTheme="minorHAnsi" w:eastAsiaTheme="minorHAnsi" w:hAnsiTheme="minorHAnsi" w:cstheme="minorHAnsi"/>
          <w:lang w:eastAsia="en-US"/>
        </w:rPr>
        <w:t xml:space="preserve"> e</w:t>
      </w:r>
      <w:r w:rsidR="00073C90" w:rsidRPr="008A2035">
        <w:rPr>
          <w:rFonts w:asciiTheme="minorHAnsi" w:eastAsiaTheme="minorHAnsi" w:hAnsiTheme="minorHAnsi" w:cstheme="minorHAnsi"/>
          <w:lang w:eastAsia="en-US"/>
        </w:rPr>
        <w:t xml:space="preserve"> sobre o qual </w:t>
      </w:r>
      <w:r w:rsidR="00073C90" w:rsidRPr="008A2035">
        <w:rPr>
          <w:rFonts w:asciiTheme="minorHAnsi" w:eastAsiaTheme="minorHAnsi" w:hAnsiTheme="minorHAnsi" w:cstheme="minorHAnsi"/>
          <w:lang w:eastAsia="en-US"/>
        </w:rPr>
        <w:lastRenderedPageBreak/>
        <w:t>se pode agir</w:t>
      </w:r>
      <w:r w:rsidR="00B162CE" w:rsidRPr="008A2035">
        <w:rPr>
          <w:rFonts w:asciiTheme="minorHAnsi" w:eastAsiaTheme="minorHAnsi" w:hAnsiTheme="minorHAnsi" w:cstheme="minorHAnsi"/>
          <w:lang w:eastAsia="en-US"/>
        </w:rPr>
        <w:t>;</w:t>
      </w:r>
      <w:r w:rsidR="000C6134" w:rsidRPr="008A2035">
        <w:rPr>
          <w:rFonts w:asciiTheme="minorHAnsi" w:eastAsiaTheme="minorHAnsi" w:hAnsiTheme="minorHAnsi" w:cstheme="minorHAnsi"/>
          <w:lang w:eastAsia="en-US"/>
        </w:rPr>
        <w:t xml:space="preserve"> c</w:t>
      </w:r>
      <w:r w:rsidR="00360217" w:rsidRPr="008A2035">
        <w:rPr>
          <w:rFonts w:asciiTheme="minorHAnsi" w:eastAsiaTheme="minorHAnsi" w:hAnsiTheme="minorHAnsi" w:cstheme="minorHAnsi"/>
          <w:lang w:eastAsia="en-US"/>
        </w:rPr>
        <w:t>onsidera</w:t>
      </w:r>
      <w:r w:rsidR="00E34887" w:rsidRPr="008A2035">
        <w:rPr>
          <w:rFonts w:asciiTheme="minorHAnsi" w:eastAsiaTheme="minorHAnsi" w:hAnsiTheme="minorHAnsi" w:cstheme="minorHAnsi"/>
          <w:lang w:eastAsia="en-US"/>
        </w:rPr>
        <w:t xml:space="preserve"> futuro</w:t>
      </w:r>
      <w:r w:rsidR="00360217" w:rsidRPr="008A2035">
        <w:rPr>
          <w:rFonts w:asciiTheme="minorHAnsi" w:eastAsiaTheme="minorHAnsi" w:hAnsiTheme="minorHAnsi" w:cstheme="minorHAnsi"/>
          <w:lang w:eastAsia="en-US"/>
        </w:rPr>
        <w:t>s alternativos, trata</w:t>
      </w:r>
      <w:r w:rsidR="00E34887" w:rsidRPr="008A2035">
        <w:rPr>
          <w:rFonts w:asciiTheme="minorHAnsi" w:eastAsiaTheme="minorHAnsi" w:hAnsiTheme="minorHAnsi" w:cstheme="minorHAnsi"/>
          <w:lang w:eastAsia="en-US"/>
        </w:rPr>
        <w:t xml:space="preserve"> cenários </w:t>
      </w:r>
      <w:r w:rsidR="00360217" w:rsidRPr="008A2035">
        <w:rPr>
          <w:rFonts w:asciiTheme="minorHAnsi" w:eastAsiaTheme="minorHAnsi" w:hAnsiTheme="minorHAnsi" w:cstheme="minorHAnsi"/>
          <w:lang w:eastAsia="en-US"/>
        </w:rPr>
        <w:t>com</w:t>
      </w:r>
      <w:r w:rsidR="00E34887" w:rsidRPr="008A2035">
        <w:rPr>
          <w:rFonts w:asciiTheme="minorHAnsi" w:eastAsiaTheme="minorHAnsi" w:hAnsiTheme="minorHAnsi" w:cstheme="minorHAnsi"/>
          <w:lang w:eastAsia="en-US"/>
        </w:rPr>
        <w:t>o hipóteses plausíveis fundamentadas</w:t>
      </w:r>
      <w:r w:rsidR="00185B24" w:rsidRPr="008A2035">
        <w:rPr>
          <w:rFonts w:asciiTheme="minorHAnsi" w:eastAsiaTheme="minorHAnsi" w:hAnsiTheme="minorHAnsi" w:cstheme="minorHAnsi"/>
          <w:lang w:eastAsia="en-US"/>
        </w:rPr>
        <w:t xml:space="preserve"> e se opõe frontalmente à ideia de previsões </w:t>
      </w:r>
      <w:r w:rsidR="000D6548" w:rsidRPr="008A2035">
        <w:rPr>
          <w:rFonts w:asciiTheme="minorHAnsi" w:eastAsiaTheme="minorHAnsi" w:hAnsiTheme="minorHAnsi" w:cstheme="minorHAnsi"/>
          <w:lang w:eastAsia="en-US"/>
        </w:rPr>
        <w:t xml:space="preserve">de </w:t>
      </w:r>
      <w:r w:rsidR="006B05FB" w:rsidRPr="008A2035">
        <w:rPr>
          <w:rFonts w:asciiTheme="minorHAnsi" w:eastAsiaTheme="minorHAnsi" w:hAnsiTheme="minorHAnsi" w:cstheme="minorHAnsi"/>
          <w:lang w:eastAsia="en-US"/>
        </w:rPr>
        <w:t>viés</w:t>
      </w:r>
      <w:r w:rsidR="000D6548" w:rsidRPr="008A2035">
        <w:rPr>
          <w:rFonts w:asciiTheme="minorHAnsi" w:eastAsiaTheme="minorHAnsi" w:hAnsiTheme="minorHAnsi" w:cstheme="minorHAnsi"/>
          <w:lang w:eastAsia="en-US"/>
        </w:rPr>
        <w:t xml:space="preserve"> </w:t>
      </w:r>
      <w:r w:rsidR="00185B24" w:rsidRPr="008A2035">
        <w:rPr>
          <w:rFonts w:asciiTheme="minorHAnsi" w:eastAsiaTheme="minorHAnsi" w:hAnsiTheme="minorHAnsi" w:cstheme="minorHAnsi"/>
          <w:lang w:eastAsia="en-US"/>
        </w:rPr>
        <w:t>de</w:t>
      </w:r>
      <w:r w:rsidR="000D6548" w:rsidRPr="008A2035">
        <w:rPr>
          <w:rFonts w:asciiTheme="minorHAnsi" w:eastAsiaTheme="minorHAnsi" w:hAnsiTheme="minorHAnsi" w:cstheme="minorHAnsi"/>
          <w:lang w:eastAsia="en-US"/>
        </w:rPr>
        <w:t>dutivo</w:t>
      </w:r>
      <w:r w:rsidR="00185B24" w:rsidRPr="008A2035">
        <w:rPr>
          <w:rFonts w:asciiTheme="minorHAnsi" w:eastAsiaTheme="minorHAnsi" w:hAnsiTheme="minorHAnsi" w:cstheme="minorHAnsi"/>
          <w:lang w:eastAsia="en-US"/>
        </w:rPr>
        <w:t>.</w:t>
      </w:r>
    </w:p>
    <w:p w14:paraId="4EAC6AF8" w14:textId="54C2D799" w:rsidR="008921F4" w:rsidRPr="008A2035" w:rsidRDefault="003F2F9C" w:rsidP="00A51ACF">
      <w:pPr>
        <w:suppressAutoHyphens/>
        <w:ind w:firstLine="709"/>
        <w:jc w:val="both"/>
        <w:rPr>
          <w:rFonts w:asciiTheme="minorHAnsi" w:hAnsiTheme="minorHAnsi" w:cstheme="minorHAnsi"/>
        </w:rPr>
      </w:pPr>
      <w:r w:rsidRPr="008A2035">
        <w:rPr>
          <w:rFonts w:asciiTheme="minorHAnsi" w:eastAsiaTheme="minorHAnsi" w:hAnsiTheme="minorHAnsi" w:cstheme="minorHAnsi"/>
          <w:lang w:eastAsia="en-US"/>
        </w:rPr>
        <w:t xml:space="preserve">O desenvolvimento do planejamento por cenários vem ocorrendo de forma empírica desde o final da segunda guerra mundial. A maioria das publicações sobre o tema se dedica à criação, experimentação ou aprimoramento de ferramentas e métodos; isto foi constatado em nossas pesquisas. </w:t>
      </w:r>
      <w:r w:rsidR="00B820A3" w:rsidRPr="008A2035">
        <w:rPr>
          <w:rFonts w:asciiTheme="minorHAnsi" w:eastAsiaTheme="minorHAnsi" w:hAnsiTheme="minorHAnsi" w:cstheme="minorHAnsi"/>
          <w:lang w:eastAsia="en-US"/>
        </w:rPr>
        <w:t>Desta forma a</w:t>
      </w:r>
      <w:r w:rsidRPr="008A2035">
        <w:rPr>
          <w:rFonts w:asciiTheme="minorHAnsi" w:eastAsiaTheme="minorHAnsi" w:hAnsiTheme="minorHAnsi" w:cstheme="minorHAnsi"/>
          <w:lang w:eastAsia="en-US"/>
        </w:rPr>
        <w:t xml:space="preserve"> pequena quantidade de publicações dedicadas à fundamentação teórica sustenta dúvidas sobre a cientificidade da metodologia, o que é compreensível em áreas de conhecimento recentemente formatadas (M</w:t>
      </w:r>
      <w:r w:rsidR="00C21262" w:rsidRPr="008A2035">
        <w:rPr>
          <w:rFonts w:asciiTheme="minorHAnsi" w:eastAsiaTheme="minorHAnsi" w:hAnsiTheme="minorHAnsi" w:cstheme="minorHAnsi"/>
          <w:lang w:eastAsia="en-US"/>
        </w:rPr>
        <w:t>arcial &amp;</w:t>
      </w:r>
      <w:r w:rsidRPr="008A2035">
        <w:rPr>
          <w:rFonts w:asciiTheme="minorHAnsi" w:eastAsiaTheme="minorHAnsi" w:hAnsiTheme="minorHAnsi" w:cstheme="minorHAnsi"/>
          <w:lang w:eastAsia="en-US"/>
        </w:rPr>
        <w:t xml:space="preserve"> </w:t>
      </w:r>
      <w:proofErr w:type="spellStart"/>
      <w:r w:rsidRPr="008A2035">
        <w:rPr>
          <w:rFonts w:asciiTheme="minorHAnsi" w:eastAsiaTheme="minorHAnsi" w:hAnsiTheme="minorHAnsi" w:cstheme="minorHAnsi"/>
          <w:lang w:eastAsia="en-US"/>
        </w:rPr>
        <w:t>S</w:t>
      </w:r>
      <w:r w:rsidR="00C21262" w:rsidRPr="008A2035">
        <w:rPr>
          <w:rFonts w:asciiTheme="minorHAnsi" w:eastAsiaTheme="minorHAnsi" w:hAnsiTheme="minorHAnsi" w:cstheme="minorHAnsi"/>
          <w:lang w:eastAsia="en-US"/>
        </w:rPr>
        <w:t>uaiden</w:t>
      </w:r>
      <w:proofErr w:type="spellEnd"/>
      <w:r w:rsidRPr="008A2035">
        <w:rPr>
          <w:rFonts w:asciiTheme="minorHAnsi" w:eastAsiaTheme="minorHAnsi" w:hAnsiTheme="minorHAnsi" w:cstheme="minorHAnsi"/>
          <w:lang w:eastAsia="en-US"/>
        </w:rPr>
        <w:t>, 2016)</w:t>
      </w:r>
      <w:r w:rsidR="008603C8" w:rsidRPr="008A2035">
        <w:rPr>
          <w:rFonts w:asciiTheme="minorHAnsi" w:hAnsiTheme="minorHAnsi" w:cstheme="minorHAnsi"/>
        </w:rPr>
        <w:t>.</w:t>
      </w:r>
    </w:p>
    <w:p w14:paraId="64214944" w14:textId="59E6CA22" w:rsidR="00B53CCD" w:rsidRPr="008A2035" w:rsidRDefault="00305E55" w:rsidP="00A51ACF">
      <w:pPr>
        <w:suppressAutoHyphens/>
        <w:ind w:firstLine="709"/>
        <w:jc w:val="both"/>
        <w:rPr>
          <w:rFonts w:asciiTheme="minorHAnsi" w:hAnsiTheme="minorHAnsi" w:cstheme="minorHAnsi"/>
        </w:rPr>
      </w:pPr>
      <w:r w:rsidRPr="008A2035">
        <w:rPr>
          <w:rFonts w:asciiTheme="minorHAnsi" w:eastAsiaTheme="minorHAnsi" w:hAnsiTheme="minorHAnsi" w:cstheme="minorHAnsi"/>
          <w:lang w:eastAsia="en-US"/>
        </w:rPr>
        <w:t>Por sua vez, a</w:t>
      </w:r>
      <w:r w:rsidR="00A1707F" w:rsidRPr="008A2035">
        <w:rPr>
          <w:rFonts w:asciiTheme="minorHAnsi" w:eastAsiaTheme="minorHAnsi" w:hAnsiTheme="minorHAnsi" w:cstheme="minorHAnsi"/>
          <w:lang w:eastAsia="en-US"/>
        </w:rPr>
        <w:t xml:space="preserve"> percepção de que </w:t>
      </w:r>
      <w:r w:rsidR="009939A5" w:rsidRPr="008A2035">
        <w:rPr>
          <w:rFonts w:asciiTheme="minorHAnsi" w:eastAsiaTheme="minorHAnsi" w:hAnsiTheme="minorHAnsi" w:cstheme="minorHAnsi"/>
          <w:lang w:eastAsia="en-US"/>
        </w:rPr>
        <w:t>“</w:t>
      </w:r>
      <w:r w:rsidR="00A1707F" w:rsidRPr="008A2035">
        <w:rPr>
          <w:rFonts w:asciiTheme="minorHAnsi" w:eastAsiaTheme="minorHAnsi" w:hAnsiTheme="minorHAnsi" w:cstheme="minorHAnsi"/>
          <w:lang w:eastAsia="en-US"/>
        </w:rPr>
        <w:t>o</w:t>
      </w:r>
      <w:r w:rsidR="009939A5" w:rsidRPr="008A2035">
        <w:rPr>
          <w:rFonts w:asciiTheme="minorHAnsi" w:eastAsiaTheme="minorHAnsi" w:hAnsiTheme="minorHAnsi" w:cstheme="minorHAnsi"/>
          <w:lang w:eastAsia="en-US"/>
        </w:rPr>
        <w:t xml:space="preserve"> futuro é </w:t>
      </w:r>
      <w:r w:rsidR="000B0A95" w:rsidRPr="008A2035">
        <w:rPr>
          <w:rFonts w:asciiTheme="minorHAnsi" w:eastAsiaTheme="minorHAnsi" w:hAnsiTheme="minorHAnsi" w:cstheme="minorHAnsi"/>
          <w:lang w:eastAsia="en-US"/>
        </w:rPr>
        <w:t>desconhecido</w:t>
      </w:r>
      <w:r w:rsidR="009939A5" w:rsidRPr="008A2035">
        <w:rPr>
          <w:rFonts w:asciiTheme="minorHAnsi" w:eastAsiaTheme="minorHAnsi" w:hAnsiTheme="minorHAnsi" w:cstheme="minorHAnsi"/>
          <w:lang w:eastAsia="en-US"/>
        </w:rPr>
        <w:t xml:space="preserve">, mas não aleatório” </w:t>
      </w:r>
      <w:r w:rsidR="000E204D" w:rsidRPr="008A2035">
        <w:rPr>
          <w:rFonts w:asciiTheme="minorHAnsi" w:eastAsiaTheme="minorHAnsi" w:hAnsiTheme="minorHAnsi" w:cstheme="minorHAnsi"/>
          <w:lang w:eastAsia="en-US"/>
        </w:rPr>
        <w:t>(</w:t>
      </w:r>
      <w:r w:rsidR="00A35F92" w:rsidRPr="008A2035">
        <w:rPr>
          <w:rFonts w:asciiTheme="minorHAnsi" w:hAnsiTheme="minorHAnsi" w:cstheme="minorHAnsi"/>
        </w:rPr>
        <w:t>Pares</w:t>
      </w:r>
      <w:r w:rsidR="000E204D" w:rsidRPr="008A2035">
        <w:rPr>
          <w:rFonts w:asciiTheme="minorHAnsi" w:hAnsiTheme="minorHAnsi" w:cstheme="minorHAnsi"/>
        </w:rPr>
        <w:t>, 2011)</w:t>
      </w:r>
      <w:r w:rsidR="00B839A7" w:rsidRPr="008A2035">
        <w:rPr>
          <w:rFonts w:asciiTheme="minorHAnsi" w:eastAsiaTheme="minorHAnsi" w:hAnsiTheme="minorHAnsi" w:cstheme="minorHAnsi"/>
          <w:lang w:eastAsia="en-US"/>
        </w:rPr>
        <w:t xml:space="preserve"> </w:t>
      </w:r>
      <w:r w:rsidR="00A1707F" w:rsidRPr="008A2035">
        <w:rPr>
          <w:rFonts w:asciiTheme="minorHAnsi" w:hAnsiTheme="minorHAnsi" w:cstheme="minorHAnsi"/>
        </w:rPr>
        <w:t>sugere relações de causa e efeito não deterministas</w:t>
      </w:r>
      <w:r w:rsidR="00042F97" w:rsidRPr="008A2035">
        <w:rPr>
          <w:rStyle w:val="Refdenotaderodap"/>
          <w:rFonts w:asciiTheme="minorHAnsi" w:hAnsiTheme="minorHAnsi" w:cstheme="minorHAnsi"/>
        </w:rPr>
        <w:footnoteReference w:id="2"/>
      </w:r>
      <w:r w:rsidR="009F44A4" w:rsidRPr="008A2035">
        <w:rPr>
          <w:rFonts w:asciiTheme="minorHAnsi" w:hAnsiTheme="minorHAnsi" w:cstheme="minorHAnsi"/>
        </w:rPr>
        <w:t>.</w:t>
      </w:r>
      <w:r w:rsidR="00A1707F" w:rsidRPr="008A2035">
        <w:rPr>
          <w:rFonts w:asciiTheme="minorHAnsi" w:hAnsiTheme="minorHAnsi" w:cstheme="minorHAnsi"/>
        </w:rPr>
        <w:t xml:space="preserve"> </w:t>
      </w:r>
      <w:r w:rsidR="009F44A4" w:rsidRPr="008A2035">
        <w:rPr>
          <w:rFonts w:asciiTheme="minorHAnsi" w:hAnsiTheme="minorHAnsi" w:cstheme="minorHAnsi"/>
        </w:rPr>
        <w:t xml:space="preserve">Relações de causa e efeito permitem concluir </w:t>
      </w:r>
      <w:r w:rsidR="00A1707F" w:rsidRPr="008A2035">
        <w:rPr>
          <w:rFonts w:asciiTheme="minorHAnsi" w:hAnsiTheme="minorHAnsi" w:cstheme="minorHAnsi"/>
        </w:rPr>
        <w:t xml:space="preserve">que </w:t>
      </w:r>
      <w:r w:rsidRPr="008A2035">
        <w:rPr>
          <w:rFonts w:asciiTheme="minorHAnsi" w:hAnsiTheme="minorHAnsi" w:cstheme="minorHAnsi"/>
        </w:rPr>
        <w:t>um</w:t>
      </w:r>
      <w:r w:rsidR="00A1707F" w:rsidRPr="008A2035">
        <w:rPr>
          <w:rFonts w:asciiTheme="minorHAnsi" w:hAnsiTheme="minorHAnsi" w:cstheme="minorHAnsi"/>
        </w:rPr>
        <w:t xml:space="preserve"> </w:t>
      </w:r>
      <w:r w:rsidR="00216777" w:rsidRPr="008A2035">
        <w:rPr>
          <w:rFonts w:asciiTheme="minorHAnsi" w:hAnsiTheme="minorHAnsi" w:cstheme="minorHAnsi"/>
        </w:rPr>
        <w:t xml:space="preserve">tema </w:t>
      </w:r>
      <w:r w:rsidR="00A1707F" w:rsidRPr="008A2035">
        <w:rPr>
          <w:rFonts w:asciiTheme="minorHAnsi" w:hAnsiTheme="minorHAnsi" w:cstheme="minorHAnsi"/>
        </w:rPr>
        <w:t>pode ser estudado</w:t>
      </w:r>
      <w:r w:rsidR="009F44A4" w:rsidRPr="008A2035">
        <w:rPr>
          <w:rFonts w:asciiTheme="minorHAnsi" w:hAnsiTheme="minorHAnsi" w:cstheme="minorHAnsi"/>
        </w:rPr>
        <w:t xml:space="preserve">; </w:t>
      </w:r>
      <w:r w:rsidR="00216777" w:rsidRPr="008A2035">
        <w:rPr>
          <w:rFonts w:asciiTheme="minorHAnsi" w:hAnsiTheme="minorHAnsi" w:cstheme="minorHAnsi"/>
        </w:rPr>
        <w:t xml:space="preserve">já </w:t>
      </w:r>
      <w:r w:rsidR="009F44A4" w:rsidRPr="008A2035">
        <w:rPr>
          <w:rFonts w:asciiTheme="minorHAnsi" w:hAnsiTheme="minorHAnsi" w:cstheme="minorHAnsi"/>
        </w:rPr>
        <w:t>o não determinismo</w:t>
      </w:r>
      <w:r w:rsidR="00A1707F" w:rsidRPr="008A2035">
        <w:rPr>
          <w:rFonts w:asciiTheme="minorHAnsi" w:eastAsiaTheme="minorHAnsi" w:hAnsiTheme="minorHAnsi" w:cstheme="minorHAnsi"/>
          <w:lang w:eastAsia="en-US"/>
        </w:rPr>
        <w:t xml:space="preserve"> </w:t>
      </w:r>
      <w:r w:rsidR="007743E3" w:rsidRPr="008A2035">
        <w:rPr>
          <w:rFonts w:asciiTheme="minorHAnsi" w:eastAsiaTheme="minorHAnsi" w:hAnsiTheme="minorHAnsi" w:cstheme="minorHAnsi"/>
          <w:lang w:eastAsia="en-US"/>
        </w:rPr>
        <w:t>instiga</w:t>
      </w:r>
      <w:r w:rsidR="00A111B2" w:rsidRPr="008A2035">
        <w:rPr>
          <w:rFonts w:asciiTheme="minorHAnsi" w:eastAsiaTheme="minorHAnsi" w:hAnsiTheme="minorHAnsi" w:cstheme="minorHAnsi"/>
          <w:lang w:eastAsia="en-US"/>
        </w:rPr>
        <w:t xml:space="preserve"> </w:t>
      </w:r>
      <w:r w:rsidR="0020726B" w:rsidRPr="008A2035">
        <w:rPr>
          <w:rFonts w:asciiTheme="minorHAnsi" w:eastAsiaTheme="minorHAnsi" w:hAnsiTheme="minorHAnsi" w:cstheme="minorHAnsi"/>
          <w:lang w:eastAsia="en-US"/>
        </w:rPr>
        <w:t xml:space="preserve">reflexões </w:t>
      </w:r>
      <w:r w:rsidR="009F44A4" w:rsidRPr="008A2035">
        <w:rPr>
          <w:rFonts w:asciiTheme="minorHAnsi" w:eastAsiaTheme="minorHAnsi" w:hAnsiTheme="minorHAnsi" w:cstheme="minorHAnsi"/>
          <w:lang w:eastAsia="en-US"/>
        </w:rPr>
        <w:t xml:space="preserve">sobre </w:t>
      </w:r>
      <w:r w:rsidR="00216777" w:rsidRPr="008A2035">
        <w:rPr>
          <w:rFonts w:asciiTheme="minorHAnsi" w:eastAsiaTheme="minorHAnsi" w:hAnsiTheme="minorHAnsi" w:cstheme="minorHAnsi"/>
          <w:lang w:eastAsia="en-US"/>
        </w:rPr>
        <w:t>como</w:t>
      </w:r>
      <w:r w:rsidR="002C2035" w:rsidRPr="008A2035">
        <w:rPr>
          <w:rFonts w:asciiTheme="minorHAnsi" w:eastAsiaTheme="minorHAnsi" w:hAnsiTheme="minorHAnsi" w:cstheme="minorHAnsi"/>
          <w:lang w:eastAsia="en-US"/>
        </w:rPr>
        <w:t xml:space="preserve"> </w:t>
      </w:r>
      <w:r w:rsidR="00D4729B" w:rsidRPr="008A2035">
        <w:rPr>
          <w:rFonts w:asciiTheme="minorHAnsi" w:eastAsiaTheme="minorHAnsi" w:hAnsiTheme="minorHAnsi" w:cstheme="minorHAnsi"/>
          <w:lang w:eastAsia="en-US"/>
        </w:rPr>
        <w:t xml:space="preserve">e por que </w:t>
      </w:r>
      <w:r w:rsidR="00C75091" w:rsidRPr="008A2035">
        <w:rPr>
          <w:rFonts w:asciiTheme="minorHAnsi" w:eastAsiaTheme="minorHAnsi" w:hAnsiTheme="minorHAnsi" w:cstheme="minorHAnsi"/>
          <w:lang w:eastAsia="en-US"/>
        </w:rPr>
        <w:t>ela</w:t>
      </w:r>
      <w:r w:rsidR="002C2035" w:rsidRPr="008A2035">
        <w:rPr>
          <w:rFonts w:asciiTheme="minorHAnsi" w:eastAsiaTheme="minorHAnsi" w:hAnsiTheme="minorHAnsi" w:cstheme="minorHAnsi"/>
          <w:lang w:eastAsia="en-US"/>
        </w:rPr>
        <w:t>s ocorrem</w:t>
      </w:r>
      <w:r w:rsidR="00806770" w:rsidRPr="008A2035">
        <w:rPr>
          <w:rStyle w:val="Refdenotaderodap"/>
          <w:rFonts w:asciiTheme="minorHAnsi" w:eastAsiaTheme="minorHAnsi" w:hAnsiTheme="minorHAnsi" w:cstheme="minorHAnsi"/>
          <w:lang w:eastAsia="en-US"/>
        </w:rPr>
        <w:footnoteReference w:id="3"/>
      </w:r>
      <w:r w:rsidR="000C6134" w:rsidRPr="008A2035">
        <w:rPr>
          <w:rFonts w:asciiTheme="minorHAnsi" w:hAnsiTheme="minorHAnsi" w:cstheme="minorHAnsi"/>
        </w:rPr>
        <w:t xml:space="preserve">. </w:t>
      </w:r>
      <w:r w:rsidR="008603C8" w:rsidRPr="008A2035">
        <w:rPr>
          <w:rFonts w:asciiTheme="minorHAnsi" w:hAnsiTheme="minorHAnsi" w:cstheme="minorHAnsi"/>
        </w:rPr>
        <w:t xml:space="preserve">O objetivo deste trabalho é propor argumentos em prol da legitimidade científica e epistemológica </w:t>
      </w:r>
      <w:r w:rsidR="00132012" w:rsidRPr="008A2035">
        <w:rPr>
          <w:rFonts w:asciiTheme="minorHAnsi" w:hAnsiTheme="minorHAnsi" w:cstheme="minorHAnsi"/>
        </w:rPr>
        <w:t>do método e, por extensão, da metodologia</w:t>
      </w:r>
      <w:r w:rsidR="008603C8" w:rsidRPr="008A2035">
        <w:rPr>
          <w:rFonts w:asciiTheme="minorHAnsi" w:hAnsiTheme="minorHAnsi" w:cstheme="minorHAnsi"/>
        </w:rPr>
        <w:t xml:space="preserve">, com vistas a reforçar a fundamentação teórica e debate acadêmico. </w:t>
      </w:r>
      <w:r w:rsidR="002C2035" w:rsidRPr="008A2035">
        <w:rPr>
          <w:rFonts w:asciiTheme="minorHAnsi" w:hAnsiTheme="minorHAnsi" w:cstheme="minorHAnsi"/>
        </w:rPr>
        <w:t>A</w:t>
      </w:r>
      <w:r w:rsidR="00F53FE4" w:rsidRPr="008A2035">
        <w:rPr>
          <w:rFonts w:asciiTheme="minorHAnsi" w:hAnsiTheme="minorHAnsi" w:cstheme="minorHAnsi"/>
        </w:rPr>
        <w:t xml:space="preserve"> </w:t>
      </w:r>
      <w:r w:rsidR="006C3606" w:rsidRPr="008A2035">
        <w:rPr>
          <w:rFonts w:asciiTheme="minorHAnsi" w:hAnsiTheme="minorHAnsi" w:cstheme="minorHAnsi"/>
        </w:rPr>
        <w:t xml:space="preserve">questão </w:t>
      </w:r>
      <w:r w:rsidR="002C2035" w:rsidRPr="008A2035">
        <w:rPr>
          <w:rFonts w:asciiTheme="minorHAnsi" w:hAnsiTheme="minorHAnsi" w:cstheme="minorHAnsi"/>
        </w:rPr>
        <w:t>que orienta a</w:t>
      </w:r>
      <w:r w:rsidR="006C3606" w:rsidRPr="008A2035">
        <w:rPr>
          <w:rFonts w:asciiTheme="minorHAnsi" w:hAnsiTheme="minorHAnsi" w:cstheme="minorHAnsi"/>
        </w:rPr>
        <w:t xml:space="preserve"> pesquisa</w:t>
      </w:r>
      <w:r w:rsidR="002C2035" w:rsidRPr="008A2035">
        <w:rPr>
          <w:rFonts w:asciiTheme="minorHAnsi" w:hAnsiTheme="minorHAnsi" w:cstheme="minorHAnsi"/>
        </w:rPr>
        <w:t xml:space="preserve"> é</w:t>
      </w:r>
      <w:r w:rsidR="00B53CCD" w:rsidRPr="008A2035">
        <w:rPr>
          <w:rFonts w:asciiTheme="minorHAnsi" w:hAnsiTheme="minorHAnsi" w:cstheme="minorHAnsi"/>
        </w:rPr>
        <w:t xml:space="preserve">: que argumentos podem conferir legitimidade científica e epistemológica ao </w:t>
      </w:r>
      <w:r w:rsidR="008E7F8D" w:rsidRPr="008A2035">
        <w:rPr>
          <w:rFonts w:asciiTheme="minorHAnsi" w:hAnsiTheme="minorHAnsi" w:cstheme="minorHAnsi"/>
        </w:rPr>
        <w:t>método Grumbach</w:t>
      </w:r>
      <w:r w:rsidR="00B53CCD" w:rsidRPr="008A2035">
        <w:rPr>
          <w:rFonts w:asciiTheme="minorHAnsi" w:hAnsiTheme="minorHAnsi" w:cstheme="minorHAnsi"/>
        </w:rPr>
        <w:t xml:space="preserve"> de </w:t>
      </w:r>
      <w:r w:rsidR="005D137D" w:rsidRPr="008A2035">
        <w:rPr>
          <w:rFonts w:asciiTheme="minorHAnsi" w:hAnsiTheme="minorHAnsi" w:cstheme="minorHAnsi"/>
        </w:rPr>
        <w:t>p</w:t>
      </w:r>
      <w:r w:rsidR="00B53CCD" w:rsidRPr="008A2035">
        <w:rPr>
          <w:rFonts w:asciiTheme="minorHAnsi" w:hAnsiTheme="minorHAnsi" w:cstheme="minorHAnsi"/>
        </w:rPr>
        <w:t xml:space="preserve">lanejamento </w:t>
      </w:r>
      <w:r w:rsidR="005D137D" w:rsidRPr="008A2035">
        <w:rPr>
          <w:rFonts w:asciiTheme="minorHAnsi" w:hAnsiTheme="minorHAnsi" w:cstheme="minorHAnsi"/>
        </w:rPr>
        <w:t>e</w:t>
      </w:r>
      <w:r w:rsidR="00B53CCD" w:rsidRPr="008A2035">
        <w:rPr>
          <w:rFonts w:asciiTheme="minorHAnsi" w:hAnsiTheme="minorHAnsi" w:cstheme="minorHAnsi"/>
        </w:rPr>
        <w:t>stratégico?</w:t>
      </w:r>
    </w:p>
    <w:p w14:paraId="77560E58" w14:textId="2D8A2BA3" w:rsidR="00A2153D" w:rsidRPr="008A2035" w:rsidRDefault="004569A1" w:rsidP="00A51ACF">
      <w:pPr>
        <w:pStyle w:val="Ttulo1"/>
        <w:spacing w:line="240" w:lineRule="auto"/>
        <w:rPr>
          <w:rFonts w:asciiTheme="minorHAnsi" w:hAnsiTheme="minorHAnsi" w:cstheme="minorHAnsi"/>
        </w:rPr>
      </w:pPr>
      <w:bookmarkStart w:id="6" w:name="_2.1_Planejamento_por"/>
      <w:bookmarkStart w:id="7" w:name="_Toc69754099"/>
      <w:bookmarkStart w:id="8" w:name="_Toc69756622"/>
      <w:bookmarkStart w:id="9" w:name="_Toc69759486"/>
      <w:bookmarkStart w:id="10" w:name="_Toc79094253"/>
      <w:bookmarkStart w:id="11" w:name="_Toc143370556"/>
      <w:bookmarkEnd w:id="6"/>
      <w:r w:rsidRPr="008A2035">
        <w:rPr>
          <w:rFonts w:asciiTheme="minorHAnsi" w:hAnsiTheme="minorHAnsi" w:cstheme="minorHAnsi"/>
        </w:rPr>
        <w:t>2</w:t>
      </w:r>
      <w:r w:rsidRPr="008A2035">
        <w:rPr>
          <w:rFonts w:asciiTheme="minorHAnsi" w:hAnsiTheme="minorHAnsi" w:cstheme="minorHAnsi"/>
        </w:rPr>
        <w:tab/>
      </w:r>
      <w:r w:rsidR="00A2153D" w:rsidRPr="008A2035">
        <w:rPr>
          <w:rFonts w:asciiTheme="minorHAnsi" w:hAnsiTheme="minorHAnsi" w:cstheme="minorHAnsi"/>
        </w:rPr>
        <w:t xml:space="preserve">Planejamento por </w:t>
      </w:r>
      <w:r w:rsidR="00AB28A3" w:rsidRPr="008A2035">
        <w:rPr>
          <w:rFonts w:asciiTheme="minorHAnsi" w:hAnsiTheme="minorHAnsi" w:cstheme="minorHAnsi"/>
        </w:rPr>
        <w:t>c</w:t>
      </w:r>
      <w:r w:rsidR="00A2153D" w:rsidRPr="008A2035">
        <w:rPr>
          <w:rFonts w:asciiTheme="minorHAnsi" w:hAnsiTheme="minorHAnsi" w:cstheme="minorHAnsi"/>
        </w:rPr>
        <w:t>enários</w:t>
      </w:r>
      <w:bookmarkEnd w:id="7"/>
      <w:bookmarkEnd w:id="8"/>
      <w:bookmarkEnd w:id="9"/>
      <w:bookmarkEnd w:id="10"/>
      <w:bookmarkEnd w:id="11"/>
      <w:r w:rsidR="00756E6F" w:rsidRPr="008A2035">
        <w:rPr>
          <w:rFonts w:asciiTheme="minorHAnsi" w:hAnsiTheme="minorHAnsi" w:cstheme="minorHAnsi"/>
        </w:rPr>
        <w:t>: o que</w:t>
      </w:r>
      <w:r w:rsidR="00FF0776" w:rsidRPr="008A2035">
        <w:rPr>
          <w:rFonts w:asciiTheme="minorHAnsi" w:hAnsiTheme="minorHAnsi" w:cstheme="minorHAnsi"/>
        </w:rPr>
        <w:t xml:space="preserve"> é</w:t>
      </w:r>
      <w:r w:rsidR="00756E6F" w:rsidRPr="008A2035">
        <w:rPr>
          <w:rFonts w:asciiTheme="minorHAnsi" w:hAnsiTheme="minorHAnsi" w:cstheme="minorHAnsi"/>
        </w:rPr>
        <w:t xml:space="preserve">, para que </w:t>
      </w:r>
      <w:r w:rsidR="00FF0776" w:rsidRPr="008A2035">
        <w:rPr>
          <w:rFonts w:asciiTheme="minorHAnsi" w:hAnsiTheme="minorHAnsi" w:cstheme="minorHAnsi"/>
        </w:rPr>
        <w:t xml:space="preserve">serve </w:t>
      </w:r>
      <w:r w:rsidR="00756E6F" w:rsidRPr="008A2035">
        <w:rPr>
          <w:rFonts w:asciiTheme="minorHAnsi" w:hAnsiTheme="minorHAnsi" w:cstheme="minorHAnsi"/>
        </w:rPr>
        <w:t>e como</w:t>
      </w:r>
      <w:r w:rsidR="00FF0776" w:rsidRPr="008A2035">
        <w:rPr>
          <w:rFonts w:asciiTheme="minorHAnsi" w:hAnsiTheme="minorHAnsi" w:cstheme="minorHAnsi"/>
        </w:rPr>
        <w:t xml:space="preserve"> </w:t>
      </w:r>
      <w:r w:rsidR="007734B6" w:rsidRPr="008A2035">
        <w:rPr>
          <w:rFonts w:asciiTheme="minorHAnsi" w:hAnsiTheme="minorHAnsi" w:cstheme="minorHAnsi"/>
        </w:rPr>
        <w:t>é</w:t>
      </w:r>
      <w:r w:rsidR="00FF0776" w:rsidRPr="008A2035">
        <w:rPr>
          <w:rFonts w:asciiTheme="minorHAnsi" w:hAnsiTheme="minorHAnsi" w:cstheme="minorHAnsi"/>
        </w:rPr>
        <w:t xml:space="preserve"> feito</w:t>
      </w:r>
    </w:p>
    <w:p w14:paraId="2B182B56" w14:textId="7A18E166" w:rsidR="00962D30" w:rsidRPr="008A2035" w:rsidRDefault="00962D30" w:rsidP="00A51ACF">
      <w:pPr>
        <w:suppressAutoHyphens/>
        <w:ind w:firstLine="709"/>
        <w:jc w:val="both"/>
        <w:rPr>
          <w:rFonts w:asciiTheme="minorHAnsi" w:hAnsiTheme="minorHAnsi" w:cstheme="minorHAnsi"/>
        </w:rPr>
      </w:pPr>
      <w:r w:rsidRPr="008A2035">
        <w:rPr>
          <w:rFonts w:asciiTheme="minorHAnsi" w:hAnsiTheme="minorHAnsi" w:cstheme="minorHAnsi"/>
        </w:rPr>
        <w:t>Os primeiros passos d</w:t>
      </w:r>
      <w:r w:rsidR="00257015" w:rsidRPr="008A2035">
        <w:rPr>
          <w:rFonts w:asciiTheme="minorHAnsi" w:hAnsiTheme="minorHAnsi" w:cstheme="minorHAnsi"/>
        </w:rPr>
        <w:t xml:space="preserve">a pesquisa </w:t>
      </w:r>
      <w:r w:rsidRPr="008A2035">
        <w:rPr>
          <w:rFonts w:asciiTheme="minorHAnsi" w:hAnsiTheme="minorHAnsi" w:cstheme="minorHAnsi"/>
        </w:rPr>
        <w:t xml:space="preserve">visaram entender </w:t>
      </w:r>
      <w:r w:rsidR="00282FBF" w:rsidRPr="008A2035">
        <w:rPr>
          <w:rFonts w:asciiTheme="minorHAnsi" w:hAnsiTheme="minorHAnsi" w:cstheme="minorHAnsi"/>
        </w:rPr>
        <w:t xml:space="preserve">o </w:t>
      </w:r>
      <w:r w:rsidR="007852B6" w:rsidRPr="008A2035">
        <w:rPr>
          <w:rFonts w:asciiTheme="minorHAnsi" w:hAnsiTheme="minorHAnsi" w:cstheme="minorHAnsi"/>
        </w:rPr>
        <w:t>planejamento por cenários</w:t>
      </w:r>
      <w:r w:rsidR="00477961" w:rsidRPr="008A2035">
        <w:rPr>
          <w:rFonts w:asciiTheme="minorHAnsi" w:hAnsiTheme="minorHAnsi" w:cstheme="minorHAnsi"/>
        </w:rPr>
        <w:t xml:space="preserve"> sob questões filosóficas fundamentais</w:t>
      </w:r>
      <w:r w:rsidRPr="008A2035">
        <w:rPr>
          <w:rFonts w:asciiTheme="minorHAnsi" w:hAnsiTheme="minorHAnsi" w:cstheme="minorHAnsi"/>
        </w:rPr>
        <w:t xml:space="preserve">. </w:t>
      </w:r>
      <w:r w:rsidR="00257015" w:rsidRPr="008A2035">
        <w:rPr>
          <w:rFonts w:asciiTheme="minorHAnsi" w:hAnsiTheme="minorHAnsi" w:cstheme="minorHAnsi"/>
        </w:rPr>
        <w:t>O estudo</w:t>
      </w:r>
      <w:r w:rsidR="00056800" w:rsidRPr="008A2035">
        <w:rPr>
          <w:rFonts w:asciiTheme="minorHAnsi" w:hAnsiTheme="minorHAnsi" w:cstheme="minorHAnsi"/>
        </w:rPr>
        <w:t xml:space="preserve"> revel</w:t>
      </w:r>
      <w:r w:rsidR="007746D4" w:rsidRPr="008A2035">
        <w:rPr>
          <w:rFonts w:asciiTheme="minorHAnsi" w:hAnsiTheme="minorHAnsi" w:cstheme="minorHAnsi"/>
        </w:rPr>
        <w:t>ou</w:t>
      </w:r>
      <w:r w:rsidR="00056800" w:rsidRPr="008A2035">
        <w:rPr>
          <w:rFonts w:asciiTheme="minorHAnsi" w:hAnsiTheme="minorHAnsi" w:cstheme="minorHAnsi"/>
        </w:rPr>
        <w:t xml:space="preserve"> desafios céticos </w:t>
      </w:r>
      <w:r w:rsidR="00FC45DB" w:rsidRPr="008A2035">
        <w:rPr>
          <w:rFonts w:asciiTheme="minorHAnsi" w:hAnsiTheme="minorHAnsi" w:cstheme="minorHAnsi"/>
        </w:rPr>
        <w:t>oriund</w:t>
      </w:r>
      <w:r w:rsidR="00056800" w:rsidRPr="008A2035">
        <w:rPr>
          <w:rFonts w:asciiTheme="minorHAnsi" w:hAnsiTheme="minorHAnsi" w:cstheme="minorHAnsi"/>
        </w:rPr>
        <w:t xml:space="preserve">os </w:t>
      </w:r>
      <w:r w:rsidR="00FC45DB" w:rsidRPr="008A2035">
        <w:rPr>
          <w:rFonts w:asciiTheme="minorHAnsi" w:hAnsiTheme="minorHAnsi" w:cstheme="minorHAnsi"/>
        </w:rPr>
        <w:t>de</w:t>
      </w:r>
      <w:r w:rsidR="00056800" w:rsidRPr="008A2035">
        <w:rPr>
          <w:rFonts w:asciiTheme="minorHAnsi" w:hAnsiTheme="minorHAnsi" w:cstheme="minorHAnsi"/>
        </w:rPr>
        <w:t xml:space="preserve"> lacunas na fundamentação teórica</w:t>
      </w:r>
      <w:r w:rsidR="007F5CA8" w:rsidRPr="008A2035">
        <w:rPr>
          <w:rFonts w:asciiTheme="minorHAnsi" w:hAnsiTheme="minorHAnsi" w:cstheme="minorHAnsi"/>
        </w:rPr>
        <w:t xml:space="preserve"> e</w:t>
      </w:r>
      <w:r w:rsidR="00056800" w:rsidRPr="008A2035">
        <w:rPr>
          <w:rFonts w:asciiTheme="minorHAnsi" w:hAnsiTheme="minorHAnsi" w:cstheme="minorHAnsi"/>
        </w:rPr>
        <w:t xml:space="preserve"> orientou a questão de pesquisa</w:t>
      </w:r>
      <w:r w:rsidRPr="008A2035">
        <w:rPr>
          <w:rFonts w:asciiTheme="minorHAnsi" w:hAnsiTheme="minorHAnsi" w:cstheme="minorHAnsi"/>
        </w:rPr>
        <w:t>.</w:t>
      </w:r>
    </w:p>
    <w:p w14:paraId="633C1B5C" w14:textId="279A4FA7" w:rsidR="00B848D0" w:rsidRPr="008A2035" w:rsidRDefault="00B848D0" w:rsidP="00A51ACF">
      <w:pPr>
        <w:pStyle w:val="Ttulo3"/>
        <w:spacing w:line="240" w:lineRule="auto"/>
        <w:ind w:left="0" w:firstLine="708"/>
        <w:rPr>
          <w:rFonts w:asciiTheme="minorHAnsi" w:hAnsiTheme="minorHAnsi" w:cstheme="minorHAnsi"/>
        </w:rPr>
      </w:pPr>
      <w:r w:rsidRPr="008A2035">
        <w:rPr>
          <w:rFonts w:asciiTheme="minorHAnsi" w:hAnsiTheme="minorHAnsi" w:cstheme="minorHAnsi"/>
        </w:rPr>
        <w:t>2.1 Fundamentos</w:t>
      </w:r>
    </w:p>
    <w:p w14:paraId="638DDDE2" w14:textId="4B7C3396" w:rsidR="00243772" w:rsidRPr="008A2035" w:rsidRDefault="006D6153" w:rsidP="00A51ACF">
      <w:pPr>
        <w:suppressAutoHyphens/>
        <w:ind w:firstLine="709"/>
        <w:jc w:val="both"/>
        <w:rPr>
          <w:rFonts w:asciiTheme="minorHAnsi" w:hAnsiTheme="minorHAnsi" w:cstheme="minorHAnsi"/>
        </w:rPr>
      </w:pPr>
      <w:r w:rsidRPr="008A2035">
        <w:rPr>
          <w:rFonts w:asciiTheme="minorHAnsi" w:hAnsiTheme="minorHAnsi" w:cstheme="minorHAnsi"/>
        </w:rPr>
        <w:t xml:space="preserve">Planejamento </w:t>
      </w:r>
      <w:r w:rsidR="004445A0" w:rsidRPr="008A2035">
        <w:rPr>
          <w:rFonts w:asciiTheme="minorHAnsi" w:hAnsiTheme="minorHAnsi" w:cstheme="minorHAnsi"/>
        </w:rPr>
        <w:t>por</w:t>
      </w:r>
      <w:r w:rsidRPr="008A2035">
        <w:rPr>
          <w:rFonts w:asciiTheme="minorHAnsi" w:hAnsiTheme="minorHAnsi" w:cstheme="minorHAnsi"/>
        </w:rPr>
        <w:t xml:space="preserve"> cenários </w:t>
      </w:r>
      <w:r w:rsidR="00D55072" w:rsidRPr="008A2035">
        <w:rPr>
          <w:rFonts w:asciiTheme="minorHAnsi" w:hAnsiTheme="minorHAnsi" w:cstheme="minorHAnsi"/>
        </w:rPr>
        <w:t>é</w:t>
      </w:r>
      <w:r w:rsidRPr="008A2035">
        <w:rPr>
          <w:rFonts w:asciiTheme="minorHAnsi" w:hAnsiTheme="minorHAnsi" w:cstheme="minorHAnsi"/>
        </w:rPr>
        <w:t xml:space="preserve"> uma metodo</w:t>
      </w:r>
      <w:r w:rsidR="00151026" w:rsidRPr="008A2035">
        <w:rPr>
          <w:rFonts w:asciiTheme="minorHAnsi" w:hAnsiTheme="minorHAnsi" w:cstheme="minorHAnsi"/>
        </w:rPr>
        <w:t>logia que tem como suporte a construção de cenários exploratórios</w:t>
      </w:r>
      <w:r w:rsidR="008B6757" w:rsidRPr="008A2035">
        <w:rPr>
          <w:rFonts w:asciiTheme="minorHAnsi" w:hAnsiTheme="minorHAnsi" w:cstheme="minorHAnsi"/>
        </w:rPr>
        <w:t>, alternativas de futuro</w:t>
      </w:r>
      <w:r w:rsidR="00151026" w:rsidRPr="008A2035">
        <w:rPr>
          <w:rFonts w:asciiTheme="minorHAnsi" w:hAnsiTheme="minorHAnsi" w:cstheme="minorHAnsi"/>
        </w:rPr>
        <w:t xml:space="preserve">. </w:t>
      </w:r>
      <w:r w:rsidR="008B6757" w:rsidRPr="008A2035">
        <w:rPr>
          <w:rFonts w:asciiTheme="minorHAnsi" w:hAnsiTheme="minorHAnsi" w:cstheme="minorHAnsi"/>
        </w:rPr>
        <w:t>Cada um del</w:t>
      </w:r>
      <w:r w:rsidR="00163961" w:rsidRPr="008A2035">
        <w:rPr>
          <w:rFonts w:asciiTheme="minorHAnsi" w:hAnsiTheme="minorHAnsi" w:cstheme="minorHAnsi"/>
        </w:rPr>
        <w:t>es apresenta</w:t>
      </w:r>
      <w:r w:rsidR="00CB687F" w:rsidRPr="008A2035">
        <w:rPr>
          <w:rFonts w:asciiTheme="minorHAnsi" w:hAnsiTheme="minorHAnsi" w:cstheme="minorHAnsi"/>
        </w:rPr>
        <w:t xml:space="preserve"> </w:t>
      </w:r>
      <w:r w:rsidR="00163961" w:rsidRPr="008A2035">
        <w:rPr>
          <w:rFonts w:asciiTheme="minorHAnsi" w:hAnsiTheme="minorHAnsi" w:cstheme="minorHAnsi"/>
        </w:rPr>
        <w:t xml:space="preserve">relações de causa e efeito que </w:t>
      </w:r>
      <w:r w:rsidR="00CB687F" w:rsidRPr="008A2035">
        <w:rPr>
          <w:rFonts w:asciiTheme="minorHAnsi" w:hAnsiTheme="minorHAnsi" w:cstheme="minorHAnsi"/>
        </w:rPr>
        <w:t xml:space="preserve">os </w:t>
      </w:r>
      <w:r w:rsidR="00D94BC2" w:rsidRPr="008A2035">
        <w:rPr>
          <w:rFonts w:asciiTheme="minorHAnsi" w:hAnsiTheme="minorHAnsi" w:cstheme="minorHAnsi"/>
        </w:rPr>
        <w:t>mos</w:t>
      </w:r>
      <w:r w:rsidR="00BC3B7B" w:rsidRPr="008A2035">
        <w:rPr>
          <w:rFonts w:asciiTheme="minorHAnsi" w:hAnsiTheme="minorHAnsi" w:cstheme="minorHAnsi"/>
        </w:rPr>
        <w:t>t</w:t>
      </w:r>
      <w:r w:rsidR="00D94BC2" w:rsidRPr="008A2035">
        <w:rPr>
          <w:rFonts w:asciiTheme="minorHAnsi" w:hAnsiTheme="minorHAnsi" w:cstheme="minorHAnsi"/>
        </w:rPr>
        <w:t>r</w:t>
      </w:r>
      <w:r w:rsidR="00CB687F" w:rsidRPr="008A2035">
        <w:rPr>
          <w:rFonts w:asciiTheme="minorHAnsi" w:hAnsiTheme="minorHAnsi" w:cstheme="minorHAnsi"/>
        </w:rPr>
        <w:t>am possíveis</w:t>
      </w:r>
      <w:r w:rsidR="007D6E08" w:rsidRPr="008A2035">
        <w:rPr>
          <w:rFonts w:asciiTheme="minorHAnsi" w:hAnsiTheme="minorHAnsi" w:cstheme="minorHAnsi"/>
        </w:rPr>
        <w:t xml:space="preserve"> e</w:t>
      </w:r>
      <w:r w:rsidR="00CB687F" w:rsidRPr="008A2035">
        <w:rPr>
          <w:rFonts w:asciiTheme="minorHAnsi" w:hAnsiTheme="minorHAnsi" w:cstheme="minorHAnsi"/>
        </w:rPr>
        <w:t xml:space="preserve"> </w:t>
      </w:r>
      <w:r w:rsidR="00DF1FB6" w:rsidRPr="008A2035">
        <w:rPr>
          <w:rFonts w:asciiTheme="minorHAnsi" w:hAnsiTheme="minorHAnsi" w:cstheme="minorHAnsi"/>
        </w:rPr>
        <w:t xml:space="preserve">(mais ou menos) </w:t>
      </w:r>
      <w:r w:rsidR="00CB687F" w:rsidRPr="008A2035">
        <w:rPr>
          <w:rFonts w:asciiTheme="minorHAnsi" w:hAnsiTheme="minorHAnsi" w:cstheme="minorHAnsi"/>
        </w:rPr>
        <w:t>plausíveis</w:t>
      </w:r>
      <w:r w:rsidR="00163961" w:rsidRPr="008A2035">
        <w:rPr>
          <w:rFonts w:asciiTheme="minorHAnsi" w:hAnsiTheme="minorHAnsi" w:cstheme="minorHAnsi"/>
        </w:rPr>
        <w:t xml:space="preserve">. </w:t>
      </w:r>
      <w:proofErr w:type="spellStart"/>
      <w:r w:rsidR="009378D8" w:rsidRPr="008A2035">
        <w:rPr>
          <w:rFonts w:asciiTheme="minorHAnsi" w:hAnsiTheme="minorHAnsi" w:cstheme="minorHAnsi"/>
        </w:rPr>
        <w:t>Chermack</w:t>
      </w:r>
      <w:proofErr w:type="spellEnd"/>
      <w:r w:rsidR="009378D8" w:rsidRPr="008A2035">
        <w:rPr>
          <w:rFonts w:asciiTheme="minorHAnsi" w:hAnsiTheme="minorHAnsi" w:cstheme="minorHAnsi"/>
        </w:rPr>
        <w:t xml:space="preserve"> e </w:t>
      </w:r>
      <w:proofErr w:type="spellStart"/>
      <w:r w:rsidR="009378D8" w:rsidRPr="008A2035">
        <w:rPr>
          <w:rFonts w:asciiTheme="minorHAnsi" w:hAnsiTheme="minorHAnsi" w:cstheme="minorHAnsi"/>
        </w:rPr>
        <w:t>Ly</w:t>
      </w:r>
      <w:r w:rsidR="00F34571" w:rsidRPr="008A2035">
        <w:rPr>
          <w:rFonts w:asciiTheme="minorHAnsi" w:hAnsiTheme="minorHAnsi" w:cstheme="minorHAnsi"/>
        </w:rPr>
        <w:t>n</w:t>
      </w:r>
      <w:r w:rsidR="009378D8" w:rsidRPr="008A2035">
        <w:rPr>
          <w:rFonts w:asciiTheme="minorHAnsi" w:hAnsiTheme="minorHAnsi" w:cstheme="minorHAnsi"/>
        </w:rPr>
        <w:t>ham</w:t>
      </w:r>
      <w:proofErr w:type="spellEnd"/>
      <w:r w:rsidR="009378D8" w:rsidRPr="008A2035">
        <w:rPr>
          <w:rFonts w:asciiTheme="minorHAnsi" w:hAnsiTheme="minorHAnsi" w:cstheme="minorHAnsi"/>
        </w:rPr>
        <w:t xml:space="preserve"> (2002)</w:t>
      </w:r>
      <w:r w:rsidR="00107300" w:rsidRPr="008A2035">
        <w:rPr>
          <w:rFonts w:asciiTheme="minorHAnsi" w:hAnsiTheme="minorHAnsi" w:cstheme="minorHAnsi"/>
        </w:rPr>
        <w:t xml:space="preserve"> consideram que</w:t>
      </w:r>
      <w:r w:rsidR="009378D8" w:rsidRPr="008A2035">
        <w:rPr>
          <w:rFonts w:asciiTheme="minorHAnsi" w:hAnsiTheme="minorHAnsi" w:cstheme="minorHAnsi"/>
        </w:rPr>
        <w:t xml:space="preserve"> o processo </w:t>
      </w:r>
      <w:r w:rsidR="009A08D8" w:rsidRPr="008A2035">
        <w:rPr>
          <w:rFonts w:asciiTheme="minorHAnsi" w:hAnsiTheme="minorHAnsi" w:cstheme="minorHAnsi"/>
        </w:rPr>
        <w:t xml:space="preserve">de planejar com base em cenários </w:t>
      </w:r>
      <w:r w:rsidR="009378D8" w:rsidRPr="008A2035">
        <w:rPr>
          <w:rFonts w:asciiTheme="minorHAnsi" w:hAnsiTheme="minorHAnsi" w:cstheme="minorHAnsi"/>
        </w:rPr>
        <w:t xml:space="preserve">altera modelos mentais, melhora a tomada de decisões, promove aprendizagem e </w:t>
      </w:r>
      <w:r w:rsidR="0046249B" w:rsidRPr="008A2035">
        <w:rPr>
          <w:rFonts w:asciiTheme="minorHAnsi" w:hAnsiTheme="minorHAnsi" w:cstheme="minorHAnsi"/>
        </w:rPr>
        <w:t>acentu</w:t>
      </w:r>
      <w:r w:rsidR="009378D8" w:rsidRPr="008A2035">
        <w:rPr>
          <w:rFonts w:asciiTheme="minorHAnsi" w:hAnsiTheme="minorHAnsi" w:cstheme="minorHAnsi"/>
        </w:rPr>
        <w:t xml:space="preserve">a o desempenho pessoal e organizacional. </w:t>
      </w:r>
      <w:r w:rsidR="0004158C" w:rsidRPr="008A2035">
        <w:rPr>
          <w:rFonts w:asciiTheme="minorHAnsi" w:hAnsiTheme="minorHAnsi" w:cstheme="minorHAnsi"/>
        </w:rPr>
        <w:t xml:space="preserve">Já </w:t>
      </w:r>
      <w:proofErr w:type="spellStart"/>
      <w:r w:rsidR="00E94F7A" w:rsidRPr="008A2035">
        <w:rPr>
          <w:rFonts w:asciiTheme="minorHAnsi" w:hAnsiTheme="minorHAnsi" w:cstheme="minorHAnsi"/>
        </w:rPr>
        <w:t>Mackay</w:t>
      </w:r>
      <w:proofErr w:type="spellEnd"/>
      <w:r w:rsidR="00E94F7A" w:rsidRPr="008A2035">
        <w:rPr>
          <w:rFonts w:asciiTheme="minorHAnsi" w:hAnsiTheme="minorHAnsi" w:cstheme="minorHAnsi"/>
        </w:rPr>
        <w:t xml:space="preserve"> e </w:t>
      </w:r>
      <w:proofErr w:type="spellStart"/>
      <w:r w:rsidR="00E94F7A" w:rsidRPr="008A2035">
        <w:rPr>
          <w:rFonts w:asciiTheme="minorHAnsi" w:hAnsiTheme="minorHAnsi" w:cstheme="minorHAnsi"/>
        </w:rPr>
        <w:t>Tambeau</w:t>
      </w:r>
      <w:proofErr w:type="spellEnd"/>
      <w:r w:rsidR="00E94F7A" w:rsidRPr="008A2035">
        <w:rPr>
          <w:rFonts w:asciiTheme="minorHAnsi" w:hAnsiTheme="minorHAnsi" w:cstheme="minorHAnsi"/>
        </w:rPr>
        <w:t xml:space="preserve"> (2011) e </w:t>
      </w:r>
      <w:proofErr w:type="spellStart"/>
      <w:r w:rsidR="00E94F7A" w:rsidRPr="008A2035">
        <w:rPr>
          <w:rFonts w:asciiTheme="minorHAnsi" w:hAnsiTheme="minorHAnsi" w:cstheme="minorHAnsi"/>
        </w:rPr>
        <w:t>Chermack</w:t>
      </w:r>
      <w:proofErr w:type="spellEnd"/>
      <w:r w:rsidR="00E94F7A" w:rsidRPr="008A2035">
        <w:rPr>
          <w:rFonts w:asciiTheme="minorHAnsi" w:hAnsiTheme="minorHAnsi" w:cstheme="minorHAnsi"/>
        </w:rPr>
        <w:t xml:space="preserve"> e </w:t>
      </w:r>
      <w:proofErr w:type="spellStart"/>
      <w:r w:rsidR="00E94F7A" w:rsidRPr="008A2035">
        <w:rPr>
          <w:rFonts w:asciiTheme="minorHAnsi" w:hAnsiTheme="minorHAnsi" w:cstheme="minorHAnsi"/>
        </w:rPr>
        <w:t>Coons</w:t>
      </w:r>
      <w:proofErr w:type="spellEnd"/>
      <w:r w:rsidR="00E94F7A" w:rsidRPr="008A2035">
        <w:rPr>
          <w:rFonts w:asciiTheme="minorHAnsi" w:hAnsiTheme="minorHAnsi" w:cstheme="minorHAnsi"/>
        </w:rPr>
        <w:t xml:space="preserve"> (2015) </w:t>
      </w:r>
      <w:r w:rsidR="004F52AB" w:rsidRPr="008A2035">
        <w:rPr>
          <w:rFonts w:asciiTheme="minorHAnsi" w:hAnsiTheme="minorHAnsi" w:cstheme="minorHAnsi"/>
        </w:rPr>
        <w:t>ressaltam</w:t>
      </w:r>
      <w:r w:rsidR="007B41D3" w:rsidRPr="008A2035">
        <w:rPr>
          <w:rFonts w:asciiTheme="minorHAnsi" w:hAnsiTheme="minorHAnsi" w:cstheme="minorHAnsi"/>
        </w:rPr>
        <w:t xml:space="preserve"> </w:t>
      </w:r>
      <w:r w:rsidR="00E94F7A" w:rsidRPr="008A2035">
        <w:rPr>
          <w:rFonts w:asciiTheme="minorHAnsi" w:hAnsiTheme="minorHAnsi" w:cstheme="minorHAnsi"/>
        </w:rPr>
        <w:t>que cenários são o cerne d</w:t>
      </w:r>
      <w:r w:rsidR="006C4561" w:rsidRPr="008A2035">
        <w:rPr>
          <w:rFonts w:asciiTheme="minorHAnsi" w:hAnsiTheme="minorHAnsi" w:cstheme="minorHAnsi"/>
        </w:rPr>
        <w:t>o</w:t>
      </w:r>
      <w:r w:rsidR="00E94F7A" w:rsidRPr="008A2035">
        <w:rPr>
          <w:rFonts w:asciiTheme="minorHAnsi" w:hAnsiTheme="minorHAnsi" w:cstheme="minorHAnsi"/>
        </w:rPr>
        <w:t xml:space="preserve"> processo, mas não o fim.</w:t>
      </w:r>
    </w:p>
    <w:p w14:paraId="08A8F2AA" w14:textId="07A556AE" w:rsidR="007B2907" w:rsidRPr="008A2035" w:rsidRDefault="00932A4B" w:rsidP="00A51ACF">
      <w:pPr>
        <w:suppressAutoHyphens/>
        <w:ind w:firstLine="709"/>
        <w:jc w:val="both"/>
        <w:rPr>
          <w:rFonts w:asciiTheme="minorHAnsi" w:hAnsiTheme="minorHAnsi" w:cstheme="minorHAnsi"/>
          <w:b/>
          <w:bCs/>
        </w:rPr>
      </w:pPr>
      <w:r w:rsidRPr="008A2035">
        <w:rPr>
          <w:rFonts w:asciiTheme="minorHAnsi" w:hAnsiTheme="minorHAnsi" w:cstheme="minorHAnsi"/>
        </w:rPr>
        <w:t>S</w:t>
      </w:r>
      <w:r w:rsidR="003466A5" w:rsidRPr="008A2035">
        <w:rPr>
          <w:rFonts w:asciiTheme="minorHAnsi" w:hAnsiTheme="minorHAnsi" w:cstheme="minorHAnsi"/>
        </w:rPr>
        <w:t xml:space="preserve">egundo Marcial (2011), planejamento por cenários serve para que </w:t>
      </w:r>
      <w:r w:rsidR="000A331D" w:rsidRPr="008A2035">
        <w:rPr>
          <w:rFonts w:asciiTheme="minorHAnsi" w:hAnsiTheme="minorHAnsi" w:cstheme="minorHAnsi"/>
        </w:rPr>
        <w:t>a tomada de decisões pelas organizações seja</w:t>
      </w:r>
      <w:r w:rsidR="003466A5" w:rsidRPr="008A2035">
        <w:rPr>
          <w:rFonts w:asciiTheme="minorHAnsi" w:hAnsiTheme="minorHAnsi" w:cstheme="minorHAnsi"/>
        </w:rPr>
        <w:t xml:space="preserve"> informada, evita</w:t>
      </w:r>
      <w:r w:rsidR="003B579C" w:rsidRPr="008A2035">
        <w:rPr>
          <w:rFonts w:asciiTheme="minorHAnsi" w:hAnsiTheme="minorHAnsi" w:cstheme="minorHAnsi"/>
        </w:rPr>
        <w:t>ndo</w:t>
      </w:r>
      <w:r w:rsidR="003466A5" w:rsidRPr="008A2035">
        <w:rPr>
          <w:rFonts w:asciiTheme="minorHAnsi" w:hAnsiTheme="minorHAnsi" w:cstheme="minorHAnsi"/>
        </w:rPr>
        <w:t xml:space="preserve"> serem surpreendidas por eventos para os quais podem se preparar e </w:t>
      </w:r>
      <w:r w:rsidR="003B579C" w:rsidRPr="008A2035">
        <w:rPr>
          <w:rFonts w:asciiTheme="minorHAnsi" w:hAnsiTheme="minorHAnsi" w:cstheme="minorHAnsi"/>
        </w:rPr>
        <w:t>alinhando</w:t>
      </w:r>
      <w:r w:rsidR="00204D93" w:rsidRPr="008A2035">
        <w:rPr>
          <w:rFonts w:asciiTheme="minorHAnsi" w:hAnsiTheme="minorHAnsi" w:cstheme="minorHAnsi"/>
        </w:rPr>
        <w:t xml:space="preserve"> suas escolhas</w:t>
      </w:r>
      <w:r w:rsidR="003466A5" w:rsidRPr="008A2035">
        <w:rPr>
          <w:rFonts w:asciiTheme="minorHAnsi" w:hAnsiTheme="minorHAnsi" w:cstheme="minorHAnsi"/>
        </w:rPr>
        <w:t xml:space="preserve"> ao futuro desejado</w:t>
      </w:r>
      <w:r w:rsidRPr="008A2035">
        <w:rPr>
          <w:rFonts w:asciiTheme="minorHAnsi" w:hAnsiTheme="minorHAnsi" w:cstheme="minorHAnsi"/>
        </w:rPr>
        <w:t xml:space="preserve">. Este entendimento é corroborado por representantes das escolas de lógica intuitiva, francesa e probabilística, tais como </w:t>
      </w:r>
      <w:proofErr w:type="spellStart"/>
      <w:r w:rsidRPr="008A2035">
        <w:rPr>
          <w:rFonts w:asciiTheme="minorHAnsi" w:hAnsiTheme="minorHAnsi" w:cstheme="minorHAnsi"/>
        </w:rPr>
        <w:t>Chermack</w:t>
      </w:r>
      <w:proofErr w:type="spellEnd"/>
      <w:r w:rsidRPr="008A2035">
        <w:rPr>
          <w:rFonts w:asciiTheme="minorHAnsi" w:hAnsiTheme="minorHAnsi" w:cstheme="minorHAnsi"/>
        </w:rPr>
        <w:t xml:space="preserve"> e </w:t>
      </w:r>
      <w:proofErr w:type="spellStart"/>
      <w:r w:rsidRPr="008A2035">
        <w:rPr>
          <w:rFonts w:asciiTheme="minorHAnsi" w:hAnsiTheme="minorHAnsi" w:cstheme="minorHAnsi"/>
        </w:rPr>
        <w:t>Coons</w:t>
      </w:r>
      <w:proofErr w:type="spellEnd"/>
      <w:r w:rsidRPr="008A2035">
        <w:rPr>
          <w:rFonts w:asciiTheme="minorHAnsi" w:hAnsiTheme="minorHAnsi" w:cstheme="minorHAnsi"/>
        </w:rPr>
        <w:t xml:space="preserve"> (2015), </w:t>
      </w:r>
      <w:proofErr w:type="spellStart"/>
      <w:r w:rsidRPr="008A2035">
        <w:rPr>
          <w:rFonts w:asciiTheme="minorHAnsi" w:hAnsiTheme="minorHAnsi" w:cstheme="minorHAnsi"/>
        </w:rPr>
        <w:t>Godet</w:t>
      </w:r>
      <w:proofErr w:type="spellEnd"/>
      <w:r w:rsidRPr="008A2035">
        <w:rPr>
          <w:rFonts w:asciiTheme="minorHAnsi" w:hAnsiTheme="minorHAnsi" w:cstheme="minorHAnsi"/>
        </w:rPr>
        <w:t xml:space="preserve"> e </w:t>
      </w:r>
      <w:proofErr w:type="spellStart"/>
      <w:r w:rsidRPr="008A2035">
        <w:rPr>
          <w:rFonts w:asciiTheme="minorHAnsi" w:hAnsiTheme="minorHAnsi" w:cstheme="minorHAnsi"/>
        </w:rPr>
        <w:t>Durance</w:t>
      </w:r>
      <w:proofErr w:type="spellEnd"/>
      <w:r w:rsidRPr="008A2035">
        <w:rPr>
          <w:rFonts w:asciiTheme="minorHAnsi" w:hAnsiTheme="minorHAnsi" w:cstheme="minorHAnsi"/>
        </w:rPr>
        <w:t xml:space="preserve"> (2011), Grumbach et al. (2020).</w:t>
      </w:r>
    </w:p>
    <w:p w14:paraId="39C99543" w14:textId="287DC1CE" w:rsidR="007B2907" w:rsidRPr="008A2035" w:rsidRDefault="00491792" w:rsidP="00A51ACF">
      <w:pPr>
        <w:suppressAutoHyphens/>
        <w:ind w:firstLine="709"/>
        <w:jc w:val="both"/>
        <w:rPr>
          <w:rFonts w:asciiTheme="minorHAnsi" w:hAnsiTheme="minorHAnsi" w:cstheme="minorHAnsi"/>
          <w:b/>
          <w:bCs/>
        </w:rPr>
      </w:pPr>
      <w:r w:rsidRPr="008A2035">
        <w:rPr>
          <w:rFonts w:asciiTheme="minorHAnsi" w:hAnsiTheme="minorHAnsi" w:cstheme="minorHAnsi"/>
        </w:rPr>
        <w:t>Sobre</w:t>
      </w:r>
      <w:r w:rsidR="003469EA" w:rsidRPr="008A2035">
        <w:rPr>
          <w:rFonts w:asciiTheme="minorHAnsi" w:hAnsiTheme="minorHAnsi" w:cstheme="minorHAnsi"/>
        </w:rPr>
        <w:t xml:space="preserve"> </w:t>
      </w:r>
      <w:r w:rsidR="009E683B" w:rsidRPr="008A2035">
        <w:rPr>
          <w:rFonts w:asciiTheme="minorHAnsi" w:hAnsiTheme="minorHAnsi" w:cstheme="minorHAnsi"/>
        </w:rPr>
        <w:t xml:space="preserve">como </w:t>
      </w:r>
      <w:r w:rsidR="003469EA" w:rsidRPr="008A2035">
        <w:rPr>
          <w:rFonts w:asciiTheme="minorHAnsi" w:hAnsiTheme="minorHAnsi" w:cstheme="minorHAnsi"/>
        </w:rPr>
        <w:t>se conduzir</w:t>
      </w:r>
      <w:r w:rsidR="00FF09C6" w:rsidRPr="008A2035">
        <w:rPr>
          <w:rFonts w:asciiTheme="minorHAnsi" w:hAnsiTheme="minorHAnsi" w:cstheme="minorHAnsi"/>
        </w:rPr>
        <w:t>,</w:t>
      </w:r>
      <w:r w:rsidR="009604B8" w:rsidRPr="008A2035">
        <w:rPr>
          <w:rFonts w:asciiTheme="minorHAnsi" w:hAnsiTheme="minorHAnsi" w:cstheme="minorHAnsi"/>
        </w:rPr>
        <w:t xml:space="preserve"> </w:t>
      </w:r>
      <w:r w:rsidR="00A34E5C" w:rsidRPr="008A2035">
        <w:rPr>
          <w:rFonts w:asciiTheme="minorHAnsi" w:hAnsiTheme="minorHAnsi" w:cstheme="minorHAnsi"/>
        </w:rPr>
        <w:t xml:space="preserve">alguns </w:t>
      </w:r>
      <w:r w:rsidR="001C153E" w:rsidRPr="008A2035">
        <w:rPr>
          <w:rFonts w:asciiTheme="minorHAnsi" w:hAnsiTheme="minorHAnsi" w:cstheme="minorHAnsi"/>
        </w:rPr>
        <w:t xml:space="preserve">autores </w:t>
      </w:r>
      <w:r w:rsidR="00A42B55" w:rsidRPr="008A2035">
        <w:rPr>
          <w:rFonts w:asciiTheme="minorHAnsi" w:hAnsiTheme="minorHAnsi" w:cstheme="minorHAnsi"/>
        </w:rPr>
        <w:t xml:space="preserve">enxergam </w:t>
      </w:r>
      <w:r w:rsidR="008251CB" w:rsidRPr="008A2035">
        <w:rPr>
          <w:rFonts w:asciiTheme="minorHAnsi" w:hAnsiTheme="minorHAnsi" w:cstheme="minorHAnsi"/>
        </w:rPr>
        <w:t xml:space="preserve">no planejamento por cenários </w:t>
      </w:r>
      <w:r w:rsidR="001C153E" w:rsidRPr="008A2035">
        <w:rPr>
          <w:rFonts w:asciiTheme="minorHAnsi" w:hAnsiTheme="minorHAnsi" w:cstheme="minorHAnsi"/>
        </w:rPr>
        <w:t xml:space="preserve">um </w:t>
      </w:r>
      <w:r w:rsidR="001C153E" w:rsidRPr="008A2035">
        <w:rPr>
          <w:rFonts w:asciiTheme="minorHAnsi" w:eastAsia="Arial" w:hAnsiTheme="minorHAnsi" w:cstheme="minorHAnsi"/>
        </w:rPr>
        <w:t>"caos metodológico"</w:t>
      </w:r>
      <w:r w:rsidR="00437B42" w:rsidRPr="008A2035">
        <w:rPr>
          <w:rFonts w:asciiTheme="minorHAnsi" w:eastAsia="Arial" w:hAnsiTheme="minorHAnsi" w:cstheme="minorHAnsi"/>
        </w:rPr>
        <w:t xml:space="preserve"> (</w:t>
      </w:r>
      <w:r w:rsidR="001C153E" w:rsidRPr="008A2035">
        <w:rPr>
          <w:rFonts w:asciiTheme="minorHAnsi" w:eastAsia="Arial" w:hAnsiTheme="minorHAnsi" w:cstheme="minorHAnsi"/>
        </w:rPr>
        <w:t>Martelli</w:t>
      </w:r>
      <w:r w:rsidR="00437B42" w:rsidRPr="008A2035">
        <w:rPr>
          <w:rFonts w:asciiTheme="minorHAnsi" w:eastAsia="Arial" w:hAnsiTheme="minorHAnsi" w:cstheme="minorHAnsi"/>
        </w:rPr>
        <w:t>,</w:t>
      </w:r>
      <w:r w:rsidR="001C153E" w:rsidRPr="008A2035">
        <w:rPr>
          <w:rFonts w:asciiTheme="minorHAnsi" w:eastAsia="Arial" w:hAnsiTheme="minorHAnsi" w:cstheme="minorHAnsi"/>
        </w:rPr>
        <w:t xml:space="preserve"> 2001</w:t>
      </w:r>
      <w:r w:rsidR="00285644" w:rsidRPr="008A2035">
        <w:rPr>
          <w:rFonts w:asciiTheme="minorHAnsi" w:eastAsia="Arial" w:hAnsiTheme="minorHAnsi" w:cstheme="minorHAnsi"/>
        </w:rPr>
        <w:t xml:space="preserve">). </w:t>
      </w:r>
      <w:r w:rsidR="00A42B55" w:rsidRPr="008A2035">
        <w:rPr>
          <w:rFonts w:asciiTheme="minorHAnsi" w:eastAsia="Arial" w:hAnsiTheme="minorHAnsi" w:cstheme="minorHAnsi"/>
        </w:rPr>
        <w:t>O</w:t>
      </w:r>
      <w:r w:rsidR="00FF6220" w:rsidRPr="008A2035">
        <w:rPr>
          <w:rFonts w:asciiTheme="minorHAnsi" w:eastAsia="Arial" w:hAnsiTheme="minorHAnsi" w:cstheme="minorHAnsi"/>
        </w:rPr>
        <w:t>bserva</w:t>
      </w:r>
      <w:r w:rsidR="008D54B1" w:rsidRPr="008A2035">
        <w:rPr>
          <w:rFonts w:asciiTheme="minorHAnsi" w:eastAsia="Arial" w:hAnsiTheme="minorHAnsi" w:cstheme="minorHAnsi"/>
        </w:rPr>
        <w:t>mos</w:t>
      </w:r>
      <w:r w:rsidR="00285644" w:rsidRPr="008A2035">
        <w:rPr>
          <w:rFonts w:asciiTheme="minorHAnsi" w:eastAsia="Arial" w:hAnsiTheme="minorHAnsi" w:cstheme="minorHAnsi"/>
        </w:rPr>
        <w:t xml:space="preserve"> </w:t>
      </w:r>
      <w:proofErr w:type="spellStart"/>
      <w:r w:rsidR="007B2907" w:rsidRPr="008A2035">
        <w:rPr>
          <w:rFonts w:asciiTheme="minorHAnsi" w:hAnsiTheme="minorHAnsi" w:cstheme="minorHAnsi"/>
        </w:rPr>
        <w:t>Godet</w:t>
      </w:r>
      <w:proofErr w:type="spellEnd"/>
      <w:r w:rsidR="007B2907" w:rsidRPr="008A2035">
        <w:rPr>
          <w:rFonts w:asciiTheme="minorHAnsi" w:hAnsiTheme="minorHAnsi" w:cstheme="minorHAnsi"/>
        </w:rPr>
        <w:t xml:space="preserve"> e </w:t>
      </w:r>
      <w:proofErr w:type="spellStart"/>
      <w:r w:rsidR="007B2907" w:rsidRPr="008A2035">
        <w:rPr>
          <w:rFonts w:asciiTheme="minorHAnsi" w:hAnsiTheme="minorHAnsi" w:cstheme="minorHAnsi"/>
        </w:rPr>
        <w:t>Durance</w:t>
      </w:r>
      <w:proofErr w:type="spellEnd"/>
      <w:r w:rsidR="007B2907" w:rsidRPr="008A2035">
        <w:rPr>
          <w:rFonts w:asciiTheme="minorHAnsi" w:hAnsiTheme="minorHAnsi" w:cstheme="minorHAnsi"/>
        </w:rPr>
        <w:t xml:space="preserve"> (2011), </w:t>
      </w:r>
      <w:proofErr w:type="spellStart"/>
      <w:r w:rsidR="007B2907" w:rsidRPr="008A2035">
        <w:rPr>
          <w:rFonts w:asciiTheme="minorHAnsi" w:hAnsiTheme="minorHAnsi" w:cstheme="minorHAnsi"/>
        </w:rPr>
        <w:t>Chermack</w:t>
      </w:r>
      <w:proofErr w:type="spellEnd"/>
      <w:r w:rsidR="007B2907" w:rsidRPr="008A2035">
        <w:rPr>
          <w:rFonts w:asciiTheme="minorHAnsi" w:hAnsiTheme="minorHAnsi" w:cstheme="minorHAnsi"/>
        </w:rPr>
        <w:t xml:space="preserve"> e </w:t>
      </w:r>
      <w:proofErr w:type="spellStart"/>
      <w:r w:rsidR="007B2907" w:rsidRPr="008A2035">
        <w:rPr>
          <w:rFonts w:asciiTheme="minorHAnsi" w:hAnsiTheme="minorHAnsi" w:cstheme="minorHAnsi"/>
        </w:rPr>
        <w:t>Coons</w:t>
      </w:r>
      <w:proofErr w:type="spellEnd"/>
      <w:r w:rsidR="007B2907" w:rsidRPr="008A2035">
        <w:rPr>
          <w:rFonts w:asciiTheme="minorHAnsi" w:hAnsiTheme="minorHAnsi" w:cstheme="minorHAnsi"/>
        </w:rPr>
        <w:t xml:space="preserve"> (2015), </w:t>
      </w:r>
      <w:proofErr w:type="spellStart"/>
      <w:r w:rsidR="007B2907" w:rsidRPr="008A2035">
        <w:rPr>
          <w:rFonts w:asciiTheme="minorHAnsi" w:hAnsiTheme="minorHAnsi" w:cstheme="minorHAnsi"/>
        </w:rPr>
        <w:t>Bradfield</w:t>
      </w:r>
      <w:proofErr w:type="spellEnd"/>
      <w:r w:rsidR="007B2907" w:rsidRPr="008A2035">
        <w:rPr>
          <w:rFonts w:asciiTheme="minorHAnsi" w:hAnsiTheme="minorHAnsi" w:cstheme="minorHAnsi"/>
        </w:rPr>
        <w:t xml:space="preserve"> </w:t>
      </w:r>
      <w:r w:rsidR="007B2907" w:rsidRPr="008A2035">
        <w:rPr>
          <w:rFonts w:asciiTheme="minorHAnsi" w:hAnsiTheme="minorHAnsi" w:cstheme="minorHAnsi"/>
          <w:i/>
          <w:iCs/>
        </w:rPr>
        <w:t>et al</w:t>
      </w:r>
      <w:r w:rsidR="007B2907" w:rsidRPr="008A2035">
        <w:rPr>
          <w:rFonts w:asciiTheme="minorHAnsi" w:hAnsiTheme="minorHAnsi" w:cstheme="minorHAnsi"/>
        </w:rPr>
        <w:t>. (2005)</w:t>
      </w:r>
      <w:r w:rsidR="00B5691E" w:rsidRPr="008A2035">
        <w:rPr>
          <w:rFonts w:asciiTheme="minorHAnsi" w:hAnsiTheme="minorHAnsi" w:cstheme="minorHAnsi"/>
        </w:rPr>
        <w:t xml:space="preserve"> e</w:t>
      </w:r>
      <w:r w:rsidR="00DD0F6F" w:rsidRPr="008A2035">
        <w:rPr>
          <w:rFonts w:asciiTheme="minorHAnsi" w:hAnsiTheme="minorHAnsi" w:cstheme="minorHAnsi"/>
        </w:rPr>
        <w:t xml:space="preserve"> </w:t>
      </w:r>
      <w:r w:rsidR="00EA6CFA" w:rsidRPr="008A2035">
        <w:rPr>
          <w:rFonts w:asciiTheme="minorHAnsi" w:hAnsiTheme="minorHAnsi" w:cstheme="minorHAnsi"/>
        </w:rPr>
        <w:t xml:space="preserve">destes </w:t>
      </w:r>
      <w:r w:rsidR="00FF6220" w:rsidRPr="008A2035">
        <w:rPr>
          <w:rFonts w:asciiTheme="minorHAnsi" w:hAnsiTheme="minorHAnsi" w:cstheme="minorHAnsi"/>
        </w:rPr>
        <w:t>d</w:t>
      </w:r>
      <w:r w:rsidR="00F3010A" w:rsidRPr="008A2035">
        <w:rPr>
          <w:rFonts w:asciiTheme="minorHAnsi" w:hAnsiTheme="minorHAnsi" w:cstheme="minorHAnsi"/>
        </w:rPr>
        <w:t>estaca</w:t>
      </w:r>
      <w:r w:rsidR="00FF6220" w:rsidRPr="008A2035">
        <w:rPr>
          <w:rFonts w:asciiTheme="minorHAnsi" w:hAnsiTheme="minorHAnsi" w:cstheme="minorHAnsi"/>
        </w:rPr>
        <w:t>m</w:t>
      </w:r>
      <w:r w:rsidR="00A42B55" w:rsidRPr="008A2035">
        <w:rPr>
          <w:rFonts w:asciiTheme="minorHAnsi" w:hAnsiTheme="minorHAnsi" w:cstheme="minorHAnsi"/>
        </w:rPr>
        <w:t>os</w:t>
      </w:r>
      <w:r w:rsidR="00FF6220" w:rsidRPr="008A2035">
        <w:rPr>
          <w:rFonts w:asciiTheme="minorHAnsi" w:hAnsiTheme="minorHAnsi" w:cstheme="minorHAnsi"/>
        </w:rPr>
        <w:t xml:space="preserve"> </w:t>
      </w:r>
      <w:r w:rsidR="00F3010A" w:rsidRPr="008A2035">
        <w:rPr>
          <w:rFonts w:asciiTheme="minorHAnsi" w:hAnsiTheme="minorHAnsi" w:cstheme="minorHAnsi"/>
        </w:rPr>
        <w:t>a</w:t>
      </w:r>
      <w:r w:rsidR="007B2907" w:rsidRPr="008A2035">
        <w:rPr>
          <w:rFonts w:asciiTheme="minorHAnsi" w:hAnsiTheme="minorHAnsi" w:cstheme="minorHAnsi"/>
        </w:rPr>
        <w:t xml:space="preserve"> caixa de ferramentas </w:t>
      </w:r>
      <w:r w:rsidR="00A42B55" w:rsidRPr="008A2035">
        <w:rPr>
          <w:rFonts w:asciiTheme="minorHAnsi" w:hAnsiTheme="minorHAnsi" w:cstheme="minorHAnsi"/>
        </w:rPr>
        <w:t>de</w:t>
      </w:r>
      <w:r w:rsidR="00F3010A" w:rsidRPr="008A2035">
        <w:rPr>
          <w:rFonts w:asciiTheme="minorHAnsi" w:hAnsiTheme="minorHAnsi" w:cstheme="minorHAnsi"/>
        </w:rPr>
        <w:t xml:space="preserve"> </w:t>
      </w:r>
      <w:proofErr w:type="spellStart"/>
      <w:r w:rsidR="00F3010A" w:rsidRPr="008A2035">
        <w:rPr>
          <w:rFonts w:asciiTheme="minorHAnsi" w:hAnsiTheme="minorHAnsi" w:cstheme="minorHAnsi"/>
        </w:rPr>
        <w:t>Godet</w:t>
      </w:r>
      <w:proofErr w:type="spellEnd"/>
      <w:r w:rsidR="00861795" w:rsidRPr="008A2035">
        <w:rPr>
          <w:rFonts w:asciiTheme="minorHAnsi" w:hAnsiTheme="minorHAnsi" w:cstheme="minorHAnsi"/>
        </w:rPr>
        <w:t xml:space="preserve"> e </w:t>
      </w:r>
      <w:proofErr w:type="spellStart"/>
      <w:r w:rsidR="00861795" w:rsidRPr="008A2035">
        <w:rPr>
          <w:rFonts w:asciiTheme="minorHAnsi" w:hAnsiTheme="minorHAnsi" w:cstheme="minorHAnsi"/>
        </w:rPr>
        <w:t>Durance</w:t>
      </w:r>
      <w:proofErr w:type="spellEnd"/>
      <w:r w:rsidR="00F3010A" w:rsidRPr="008A2035">
        <w:rPr>
          <w:rFonts w:asciiTheme="minorHAnsi" w:hAnsiTheme="minorHAnsi" w:cstheme="minorHAnsi"/>
        </w:rPr>
        <w:t xml:space="preserve"> (</w:t>
      </w:r>
      <w:r w:rsidR="0061032B" w:rsidRPr="008A2035">
        <w:rPr>
          <w:rFonts w:asciiTheme="minorHAnsi" w:hAnsiTheme="minorHAnsi" w:cstheme="minorHAnsi"/>
        </w:rPr>
        <w:t>2011</w:t>
      </w:r>
      <w:r w:rsidR="00ED3F51" w:rsidRPr="008A2035">
        <w:rPr>
          <w:rFonts w:asciiTheme="minorHAnsi" w:hAnsiTheme="minorHAnsi" w:cstheme="minorHAnsi"/>
        </w:rPr>
        <w:t>)</w:t>
      </w:r>
      <w:r w:rsidR="007B2907" w:rsidRPr="008A2035">
        <w:rPr>
          <w:rFonts w:asciiTheme="minorHAnsi" w:hAnsiTheme="minorHAnsi" w:cstheme="minorHAnsi"/>
        </w:rPr>
        <w:t xml:space="preserve"> e as técnicas TIA e a CIA </w:t>
      </w:r>
      <w:r w:rsidR="00B50FC7" w:rsidRPr="008A2035">
        <w:rPr>
          <w:rStyle w:val="Refdenotaderodap"/>
          <w:rFonts w:asciiTheme="minorHAnsi" w:hAnsiTheme="minorHAnsi" w:cstheme="minorHAnsi"/>
        </w:rPr>
        <w:footnoteReference w:id="4"/>
      </w:r>
      <w:r w:rsidR="00B50FC7" w:rsidRPr="008A2035">
        <w:rPr>
          <w:rFonts w:asciiTheme="minorHAnsi" w:hAnsiTheme="minorHAnsi" w:cstheme="minorHAnsi"/>
        </w:rPr>
        <w:t xml:space="preserve"> </w:t>
      </w:r>
      <w:r w:rsidR="007B2907" w:rsidRPr="008A2035">
        <w:rPr>
          <w:rFonts w:asciiTheme="minorHAnsi" w:hAnsiTheme="minorHAnsi" w:cstheme="minorHAnsi"/>
        </w:rPr>
        <w:t xml:space="preserve">utilizadas </w:t>
      </w:r>
      <w:r w:rsidR="00ED3F51" w:rsidRPr="008A2035">
        <w:rPr>
          <w:rFonts w:asciiTheme="minorHAnsi" w:hAnsiTheme="minorHAnsi" w:cstheme="minorHAnsi"/>
        </w:rPr>
        <w:t xml:space="preserve">pela escola </w:t>
      </w:r>
      <w:r w:rsidR="00CC15B2" w:rsidRPr="008A2035">
        <w:rPr>
          <w:rFonts w:asciiTheme="minorHAnsi" w:hAnsiTheme="minorHAnsi" w:cstheme="minorHAnsi"/>
        </w:rPr>
        <w:t>probabilística</w:t>
      </w:r>
      <w:r w:rsidR="007B2907" w:rsidRPr="008A2035">
        <w:rPr>
          <w:rFonts w:asciiTheme="minorHAnsi" w:hAnsiTheme="minorHAnsi" w:cstheme="minorHAnsi"/>
        </w:rPr>
        <w:t>.</w:t>
      </w:r>
    </w:p>
    <w:p w14:paraId="7DBE9DA7" w14:textId="4801E34F" w:rsidR="00CA4FAC" w:rsidRPr="008A2035" w:rsidRDefault="00BA0828" w:rsidP="00A51ACF">
      <w:pPr>
        <w:suppressAutoHyphens/>
        <w:ind w:firstLine="709"/>
        <w:jc w:val="both"/>
        <w:rPr>
          <w:rFonts w:asciiTheme="minorHAnsi" w:hAnsiTheme="minorHAnsi" w:cstheme="minorHAnsi"/>
        </w:rPr>
      </w:pPr>
      <w:proofErr w:type="spellStart"/>
      <w:r w:rsidRPr="008A2035">
        <w:rPr>
          <w:rFonts w:asciiTheme="minorHAnsi" w:hAnsiTheme="minorHAnsi" w:cstheme="minorHAnsi"/>
        </w:rPr>
        <w:lastRenderedPageBreak/>
        <w:t>Varum</w:t>
      </w:r>
      <w:proofErr w:type="spellEnd"/>
      <w:r w:rsidRPr="008A2035">
        <w:rPr>
          <w:rFonts w:asciiTheme="minorHAnsi" w:hAnsiTheme="minorHAnsi" w:cstheme="minorHAnsi"/>
        </w:rPr>
        <w:t xml:space="preserve"> e Melo (2010), </w:t>
      </w:r>
      <w:proofErr w:type="spellStart"/>
      <w:r w:rsidRPr="008A2035">
        <w:rPr>
          <w:rFonts w:asciiTheme="minorHAnsi" w:hAnsiTheme="minorHAnsi" w:cstheme="minorHAnsi"/>
        </w:rPr>
        <w:t>Rohrbeck</w:t>
      </w:r>
      <w:proofErr w:type="spellEnd"/>
      <w:r w:rsidRPr="008A2035">
        <w:rPr>
          <w:rFonts w:asciiTheme="minorHAnsi" w:hAnsiTheme="minorHAnsi" w:cstheme="minorHAnsi"/>
        </w:rPr>
        <w:t xml:space="preserve"> et al. </w:t>
      </w:r>
      <w:r w:rsidRPr="008A2035">
        <w:rPr>
          <w:rFonts w:asciiTheme="minorHAnsi" w:hAnsiTheme="minorHAnsi" w:cstheme="minorHAnsi"/>
          <w:lang w:val="en-US"/>
        </w:rPr>
        <w:t xml:space="preserve">(2015), Iden </w:t>
      </w:r>
      <w:r w:rsidRPr="008A2035">
        <w:rPr>
          <w:rFonts w:asciiTheme="minorHAnsi" w:hAnsiTheme="minorHAnsi" w:cstheme="minorHAnsi"/>
          <w:i/>
          <w:iCs/>
          <w:lang w:val="en-US"/>
        </w:rPr>
        <w:t>et al</w:t>
      </w:r>
      <w:r w:rsidRPr="008A2035">
        <w:rPr>
          <w:rFonts w:asciiTheme="minorHAnsi" w:hAnsiTheme="minorHAnsi" w:cstheme="minorHAnsi"/>
          <w:lang w:val="en-US"/>
        </w:rPr>
        <w:t>. (2017)</w:t>
      </w:r>
      <w:r w:rsidR="002D5122" w:rsidRPr="008A2035">
        <w:rPr>
          <w:rFonts w:asciiTheme="minorHAnsi" w:hAnsiTheme="minorHAnsi" w:cstheme="minorHAnsi"/>
          <w:lang w:val="en-US"/>
        </w:rPr>
        <w:t>,</w:t>
      </w:r>
      <w:r w:rsidRPr="008A2035">
        <w:rPr>
          <w:rFonts w:asciiTheme="minorHAnsi" w:hAnsiTheme="minorHAnsi" w:cstheme="minorHAnsi"/>
          <w:lang w:val="en-US"/>
        </w:rPr>
        <w:t xml:space="preserve"> Soares </w:t>
      </w:r>
      <w:r w:rsidRPr="008A2035">
        <w:rPr>
          <w:rFonts w:asciiTheme="minorHAnsi" w:hAnsiTheme="minorHAnsi" w:cstheme="minorHAnsi"/>
          <w:i/>
          <w:iCs/>
          <w:lang w:val="en-US"/>
        </w:rPr>
        <w:t>e</w:t>
      </w:r>
      <w:r w:rsidR="00093665" w:rsidRPr="008A2035">
        <w:rPr>
          <w:rFonts w:asciiTheme="minorHAnsi" w:hAnsiTheme="minorHAnsi" w:cstheme="minorHAnsi"/>
          <w:i/>
          <w:iCs/>
          <w:lang w:val="en-US"/>
        </w:rPr>
        <w:t>t al</w:t>
      </w:r>
      <w:r w:rsidR="00093665" w:rsidRPr="008A2035">
        <w:rPr>
          <w:rFonts w:asciiTheme="minorHAnsi" w:hAnsiTheme="minorHAnsi" w:cstheme="minorHAnsi"/>
          <w:lang w:val="en-US"/>
        </w:rPr>
        <w:t>.</w:t>
      </w:r>
      <w:r w:rsidRPr="008A2035">
        <w:rPr>
          <w:rFonts w:asciiTheme="minorHAnsi" w:hAnsiTheme="minorHAnsi" w:cstheme="minorHAnsi"/>
          <w:lang w:val="en-US"/>
        </w:rPr>
        <w:t xml:space="preserve"> </w:t>
      </w:r>
      <w:r w:rsidRPr="008A2035">
        <w:rPr>
          <w:rFonts w:asciiTheme="minorHAnsi" w:hAnsiTheme="minorHAnsi" w:cstheme="minorHAnsi"/>
        </w:rPr>
        <w:t>(</w:t>
      </w:r>
      <w:r w:rsidR="00093665" w:rsidRPr="008A2035">
        <w:rPr>
          <w:rFonts w:asciiTheme="minorHAnsi" w:hAnsiTheme="minorHAnsi" w:cstheme="minorHAnsi"/>
        </w:rPr>
        <w:t>2019)</w:t>
      </w:r>
      <w:r w:rsidR="002D5122" w:rsidRPr="008A2035">
        <w:rPr>
          <w:rFonts w:asciiTheme="minorHAnsi" w:hAnsiTheme="minorHAnsi" w:cstheme="minorHAnsi"/>
        </w:rPr>
        <w:t xml:space="preserve"> e outros</w:t>
      </w:r>
      <w:r w:rsidR="00DD0F6F" w:rsidRPr="008A2035">
        <w:rPr>
          <w:rFonts w:asciiTheme="minorHAnsi" w:hAnsiTheme="minorHAnsi" w:cstheme="minorHAnsi"/>
        </w:rPr>
        <w:t xml:space="preserve"> destacam lacunas epistemológicas nesta (ainda) nova área de conhecimento</w:t>
      </w:r>
      <w:r w:rsidRPr="008A2035">
        <w:rPr>
          <w:rFonts w:asciiTheme="minorHAnsi" w:hAnsiTheme="minorHAnsi" w:cstheme="minorHAnsi"/>
        </w:rPr>
        <w:t>.</w:t>
      </w:r>
      <w:r w:rsidR="006E3A58" w:rsidRPr="008A2035">
        <w:rPr>
          <w:rFonts w:asciiTheme="minorHAnsi" w:hAnsiTheme="minorHAnsi" w:cstheme="minorHAnsi"/>
        </w:rPr>
        <w:t xml:space="preserve"> </w:t>
      </w:r>
      <w:r w:rsidR="00C95F2F" w:rsidRPr="008A2035">
        <w:rPr>
          <w:rFonts w:asciiTheme="minorHAnsi" w:hAnsiTheme="minorHAnsi" w:cstheme="minorHAnsi"/>
        </w:rPr>
        <w:t>E</w:t>
      </w:r>
      <w:r w:rsidR="00F201C1" w:rsidRPr="008A2035">
        <w:rPr>
          <w:rFonts w:asciiTheme="minorHAnsi" w:hAnsiTheme="minorHAnsi" w:cstheme="minorHAnsi"/>
        </w:rPr>
        <w:t>la</w:t>
      </w:r>
      <w:r w:rsidR="003719BB" w:rsidRPr="008A2035">
        <w:rPr>
          <w:rFonts w:asciiTheme="minorHAnsi" w:hAnsiTheme="minorHAnsi" w:cstheme="minorHAnsi"/>
        </w:rPr>
        <w:t>s</w:t>
      </w:r>
      <w:r w:rsidR="00D86D08" w:rsidRPr="008A2035">
        <w:rPr>
          <w:rFonts w:asciiTheme="minorHAnsi" w:hAnsiTheme="minorHAnsi" w:cstheme="minorHAnsi"/>
        </w:rPr>
        <w:t xml:space="preserve"> justificam</w:t>
      </w:r>
      <w:r w:rsidR="00764A72" w:rsidRPr="008A2035">
        <w:rPr>
          <w:rFonts w:asciiTheme="minorHAnsi" w:hAnsiTheme="minorHAnsi" w:cstheme="minorHAnsi"/>
        </w:rPr>
        <w:t xml:space="preserve"> desafios céticos</w:t>
      </w:r>
      <w:r w:rsidR="00D86D08" w:rsidRPr="008A2035">
        <w:rPr>
          <w:rFonts w:asciiTheme="minorHAnsi" w:hAnsiTheme="minorHAnsi" w:cstheme="minorHAnsi"/>
        </w:rPr>
        <w:t>,</w:t>
      </w:r>
      <w:r w:rsidR="00764A72" w:rsidRPr="008A2035">
        <w:rPr>
          <w:rFonts w:asciiTheme="minorHAnsi" w:hAnsiTheme="minorHAnsi" w:cstheme="minorHAnsi"/>
        </w:rPr>
        <w:t xml:space="preserve"> </w:t>
      </w:r>
      <w:r w:rsidR="006D571A" w:rsidRPr="008A2035">
        <w:rPr>
          <w:rFonts w:asciiTheme="minorHAnsi" w:hAnsiTheme="minorHAnsi" w:cstheme="minorHAnsi"/>
        </w:rPr>
        <w:t xml:space="preserve">tais </w:t>
      </w:r>
      <w:r w:rsidR="00764A72" w:rsidRPr="008A2035">
        <w:rPr>
          <w:rFonts w:asciiTheme="minorHAnsi" w:hAnsiTheme="minorHAnsi" w:cstheme="minorHAnsi"/>
        </w:rPr>
        <w:t xml:space="preserve">como </w:t>
      </w:r>
      <w:r w:rsidR="001B1BC8" w:rsidRPr="008A2035">
        <w:rPr>
          <w:rFonts w:asciiTheme="minorHAnsi" w:hAnsiTheme="minorHAnsi" w:cstheme="minorHAnsi"/>
        </w:rPr>
        <w:t xml:space="preserve">os </w:t>
      </w:r>
      <w:r w:rsidR="004871D3" w:rsidRPr="008A2035">
        <w:rPr>
          <w:rFonts w:asciiTheme="minorHAnsi" w:hAnsiTheme="minorHAnsi" w:cstheme="minorHAnsi"/>
        </w:rPr>
        <w:t>levanta</w:t>
      </w:r>
      <w:r w:rsidR="00764A72" w:rsidRPr="008A2035">
        <w:rPr>
          <w:rFonts w:asciiTheme="minorHAnsi" w:hAnsiTheme="minorHAnsi" w:cstheme="minorHAnsi"/>
        </w:rPr>
        <w:t>dos por</w:t>
      </w:r>
      <w:r w:rsidR="00CA4FAC" w:rsidRPr="008A2035">
        <w:rPr>
          <w:rFonts w:asciiTheme="minorHAnsi" w:hAnsiTheme="minorHAnsi" w:cstheme="minorHAnsi"/>
        </w:rPr>
        <w:t xml:space="preserve"> Soares </w:t>
      </w:r>
      <w:r w:rsidR="00CA4FAC" w:rsidRPr="008A2035">
        <w:rPr>
          <w:rFonts w:asciiTheme="minorHAnsi" w:hAnsiTheme="minorHAnsi" w:cstheme="minorHAnsi"/>
          <w:i/>
          <w:iCs/>
        </w:rPr>
        <w:t>et al.</w:t>
      </w:r>
      <w:r w:rsidR="00CA4FAC" w:rsidRPr="008A2035">
        <w:rPr>
          <w:rFonts w:asciiTheme="minorHAnsi" w:hAnsiTheme="minorHAnsi" w:cstheme="minorHAnsi"/>
        </w:rPr>
        <w:t xml:space="preserve"> (2019): (a) É possível produzir conhecimento sobre o futuro? (b) Os resultados têm validade científica ou são efeito de meras técnicas? (c) O que se pode falar do futuro? (d) Como se pode </w:t>
      </w:r>
      <w:r w:rsidR="006E7CC8" w:rsidRPr="008A2035">
        <w:rPr>
          <w:rFonts w:asciiTheme="minorHAnsi" w:hAnsiTheme="minorHAnsi" w:cstheme="minorHAnsi"/>
        </w:rPr>
        <w:t>estud</w:t>
      </w:r>
      <w:r w:rsidR="0086671C" w:rsidRPr="008A2035">
        <w:rPr>
          <w:rFonts w:asciiTheme="minorHAnsi" w:hAnsiTheme="minorHAnsi" w:cstheme="minorHAnsi"/>
        </w:rPr>
        <w:t>á</w:t>
      </w:r>
      <w:r w:rsidR="006E7CC8" w:rsidRPr="008A2035">
        <w:rPr>
          <w:rFonts w:asciiTheme="minorHAnsi" w:hAnsiTheme="minorHAnsi" w:cstheme="minorHAnsi"/>
        </w:rPr>
        <w:t>-</w:t>
      </w:r>
      <w:r w:rsidR="00CA4FAC" w:rsidRPr="008A2035">
        <w:rPr>
          <w:rFonts w:asciiTheme="minorHAnsi" w:hAnsiTheme="minorHAnsi" w:cstheme="minorHAnsi"/>
        </w:rPr>
        <w:t>lo?</w:t>
      </w:r>
    </w:p>
    <w:p w14:paraId="3D7B108C" w14:textId="119D6761" w:rsidR="0033705D" w:rsidRPr="008A2035" w:rsidRDefault="006979FE" w:rsidP="00A51ACF">
      <w:pPr>
        <w:suppressAutoHyphens/>
        <w:ind w:firstLine="709"/>
        <w:jc w:val="both"/>
        <w:rPr>
          <w:rFonts w:asciiTheme="minorHAnsi" w:hAnsiTheme="minorHAnsi" w:cstheme="minorHAnsi"/>
        </w:rPr>
      </w:pPr>
      <w:r w:rsidRPr="008A2035">
        <w:rPr>
          <w:rFonts w:asciiTheme="minorHAnsi" w:hAnsiTheme="minorHAnsi" w:cstheme="minorHAnsi"/>
        </w:rPr>
        <w:t>Marcial (2013) observa que p</w:t>
      </w:r>
      <w:r w:rsidR="001B43A5" w:rsidRPr="008A2035">
        <w:rPr>
          <w:rFonts w:asciiTheme="minorHAnsi" w:hAnsiTheme="minorHAnsi" w:cstheme="minorHAnsi"/>
        </w:rPr>
        <w:t>esquisas no âmbito filosófico, científico e aplicado são requisitos p</w:t>
      </w:r>
      <w:r w:rsidR="006A6198" w:rsidRPr="008A2035">
        <w:rPr>
          <w:rFonts w:asciiTheme="minorHAnsi" w:hAnsiTheme="minorHAnsi" w:cstheme="minorHAnsi"/>
        </w:rPr>
        <w:t>ara uma nova área de conhecimento</w:t>
      </w:r>
      <w:r w:rsidR="007432DB" w:rsidRPr="008A2035">
        <w:rPr>
          <w:rFonts w:asciiTheme="minorHAnsi" w:hAnsiTheme="minorHAnsi" w:cstheme="minorHAnsi"/>
        </w:rPr>
        <w:t>s ser</w:t>
      </w:r>
      <w:r w:rsidR="006A6198" w:rsidRPr="008A2035">
        <w:rPr>
          <w:rFonts w:asciiTheme="minorHAnsi" w:hAnsiTheme="minorHAnsi" w:cstheme="minorHAnsi"/>
        </w:rPr>
        <w:t xml:space="preserve"> aceita como disciplina científica. </w:t>
      </w:r>
      <w:r w:rsidR="0033705D" w:rsidRPr="008A2035">
        <w:rPr>
          <w:rFonts w:asciiTheme="minorHAnsi" w:hAnsiTheme="minorHAnsi" w:cstheme="minorHAnsi"/>
        </w:rPr>
        <w:t>Eis que o</w:t>
      </w:r>
      <w:r w:rsidR="00FB3726" w:rsidRPr="008A2035">
        <w:rPr>
          <w:rFonts w:asciiTheme="minorHAnsi" w:hAnsiTheme="minorHAnsi" w:cstheme="minorHAnsi"/>
        </w:rPr>
        <w:t xml:space="preserve"> futuro</w:t>
      </w:r>
      <w:r w:rsidR="0033705D" w:rsidRPr="008A2035">
        <w:rPr>
          <w:rFonts w:asciiTheme="minorHAnsi" w:hAnsiTheme="minorHAnsi" w:cstheme="minorHAnsi"/>
        </w:rPr>
        <w:t>, como objeto científico,</w:t>
      </w:r>
      <w:r w:rsidR="00FB3726" w:rsidRPr="008A2035">
        <w:rPr>
          <w:rFonts w:asciiTheme="minorHAnsi" w:hAnsiTheme="minorHAnsi" w:cstheme="minorHAnsi"/>
        </w:rPr>
        <w:t xml:space="preserve"> traz q</w:t>
      </w:r>
      <w:r w:rsidR="006A6198" w:rsidRPr="008A2035">
        <w:rPr>
          <w:rFonts w:asciiTheme="minorHAnsi" w:hAnsiTheme="minorHAnsi" w:cstheme="minorHAnsi"/>
        </w:rPr>
        <w:t xml:space="preserve">uestões </w:t>
      </w:r>
      <w:r w:rsidR="00FB3726" w:rsidRPr="008A2035">
        <w:rPr>
          <w:rFonts w:asciiTheme="minorHAnsi" w:hAnsiTheme="minorHAnsi" w:cstheme="minorHAnsi"/>
        </w:rPr>
        <w:t xml:space="preserve">que desafiam </w:t>
      </w:r>
      <w:r w:rsidR="006A6198" w:rsidRPr="008A2035">
        <w:rPr>
          <w:rFonts w:asciiTheme="minorHAnsi" w:hAnsiTheme="minorHAnsi" w:cstheme="minorHAnsi"/>
        </w:rPr>
        <w:t xml:space="preserve">a </w:t>
      </w:r>
      <w:r w:rsidR="00190F9B" w:rsidRPr="008A2035">
        <w:rPr>
          <w:rFonts w:asciiTheme="minorHAnsi" w:hAnsiTheme="minorHAnsi" w:cstheme="minorHAnsi"/>
        </w:rPr>
        <w:t>epistemologia tradicional</w:t>
      </w:r>
      <w:r w:rsidR="00FB3726" w:rsidRPr="008A2035">
        <w:rPr>
          <w:rFonts w:asciiTheme="minorHAnsi" w:hAnsiTheme="minorHAnsi" w:cstheme="minorHAnsi"/>
        </w:rPr>
        <w:t>.</w:t>
      </w:r>
      <w:r w:rsidR="00190F9B" w:rsidRPr="008A2035">
        <w:rPr>
          <w:rFonts w:asciiTheme="minorHAnsi" w:hAnsiTheme="minorHAnsi" w:cstheme="minorHAnsi"/>
        </w:rPr>
        <w:t xml:space="preserve"> </w:t>
      </w:r>
      <w:r w:rsidR="00477246" w:rsidRPr="008A2035">
        <w:rPr>
          <w:rFonts w:asciiTheme="minorHAnsi" w:hAnsiTheme="minorHAnsi" w:cstheme="minorHAnsi"/>
        </w:rPr>
        <w:t xml:space="preserve">A percepção de conceitos </w:t>
      </w:r>
      <w:r w:rsidR="0033705D" w:rsidRPr="008A2035">
        <w:rPr>
          <w:rFonts w:asciiTheme="minorHAnsi" w:hAnsiTheme="minorHAnsi" w:cstheme="minorHAnsi"/>
        </w:rPr>
        <w:t xml:space="preserve">basilares </w:t>
      </w:r>
      <w:r w:rsidR="00772365" w:rsidRPr="008A2035">
        <w:rPr>
          <w:rFonts w:asciiTheme="minorHAnsi" w:hAnsiTheme="minorHAnsi" w:cstheme="minorHAnsi"/>
        </w:rPr>
        <w:t>sob</w:t>
      </w:r>
      <w:r w:rsidR="00F74688" w:rsidRPr="008A2035">
        <w:rPr>
          <w:rFonts w:asciiTheme="minorHAnsi" w:hAnsiTheme="minorHAnsi" w:cstheme="minorHAnsi"/>
        </w:rPr>
        <w:t xml:space="preserve"> </w:t>
      </w:r>
      <w:r w:rsidR="00ED0F85" w:rsidRPr="008A2035">
        <w:rPr>
          <w:rFonts w:asciiTheme="minorHAnsi" w:hAnsiTheme="minorHAnsi" w:cstheme="minorHAnsi"/>
        </w:rPr>
        <w:t>n</w:t>
      </w:r>
      <w:r w:rsidR="0033705D" w:rsidRPr="008A2035">
        <w:rPr>
          <w:rFonts w:asciiTheme="minorHAnsi" w:hAnsiTheme="minorHAnsi" w:cstheme="minorHAnsi"/>
        </w:rPr>
        <w:t>ovas abordagens</w:t>
      </w:r>
      <w:r w:rsidR="00F74688" w:rsidRPr="008A2035">
        <w:rPr>
          <w:rFonts w:asciiTheme="minorHAnsi" w:hAnsiTheme="minorHAnsi" w:cstheme="minorHAnsi"/>
        </w:rPr>
        <w:t xml:space="preserve"> </w:t>
      </w:r>
      <w:r w:rsidR="00477246" w:rsidRPr="008A2035">
        <w:rPr>
          <w:rFonts w:asciiTheme="minorHAnsi" w:hAnsiTheme="minorHAnsi" w:cstheme="minorHAnsi"/>
        </w:rPr>
        <w:t xml:space="preserve">viabilizou </w:t>
      </w:r>
      <w:r w:rsidR="00B0226A" w:rsidRPr="008A2035">
        <w:rPr>
          <w:rFonts w:asciiTheme="minorHAnsi" w:hAnsiTheme="minorHAnsi" w:cstheme="minorHAnsi"/>
        </w:rPr>
        <w:t>est</w:t>
      </w:r>
      <w:r w:rsidR="00AC3E2C" w:rsidRPr="008A2035">
        <w:rPr>
          <w:rFonts w:asciiTheme="minorHAnsi" w:hAnsiTheme="minorHAnsi" w:cstheme="minorHAnsi"/>
        </w:rPr>
        <w:t>a pesquisa</w:t>
      </w:r>
      <w:r w:rsidR="009F752D" w:rsidRPr="008A2035">
        <w:rPr>
          <w:rStyle w:val="Refdenotaderodap"/>
          <w:rFonts w:asciiTheme="minorHAnsi" w:hAnsiTheme="minorHAnsi" w:cstheme="minorHAnsi"/>
        </w:rPr>
        <w:footnoteReference w:id="5"/>
      </w:r>
      <w:r w:rsidR="00990FAD" w:rsidRPr="008A2035">
        <w:rPr>
          <w:rFonts w:asciiTheme="minorHAnsi" w:hAnsiTheme="minorHAnsi" w:cstheme="minorHAnsi"/>
        </w:rPr>
        <w:t>, a saber</w:t>
      </w:r>
      <w:r w:rsidR="009D1E3E" w:rsidRPr="008A2035">
        <w:rPr>
          <w:rFonts w:asciiTheme="minorHAnsi" w:hAnsiTheme="minorHAnsi" w:cstheme="minorHAnsi"/>
        </w:rPr>
        <w:t>:</w:t>
      </w:r>
    </w:p>
    <w:p w14:paraId="40AB2856" w14:textId="57918517" w:rsidR="00FB3726" w:rsidRPr="008A2035" w:rsidRDefault="00FB3726" w:rsidP="00A51ACF">
      <w:pPr>
        <w:suppressAutoHyphens/>
        <w:ind w:firstLine="709"/>
        <w:jc w:val="both"/>
        <w:rPr>
          <w:rFonts w:asciiTheme="minorHAnsi" w:hAnsiTheme="minorHAnsi" w:cstheme="minorHAnsi"/>
        </w:rPr>
      </w:pPr>
      <w:proofErr w:type="spellStart"/>
      <w:r w:rsidRPr="008A2035">
        <w:rPr>
          <w:rFonts w:asciiTheme="minorHAnsi" w:hAnsiTheme="minorHAnsi" w:cstheme="minorHAnsi"/>
        </w:rPr>
        <w:t>Sonk</w:t>
      </w:r>
      <w:proofErr w:type="spellEnd"/>
      <w:r w:rsidRPr="008A2035">
        <w:rPr>
          <w:rFonts w:asciiTheme="minorHAnsi" w:hAnsiTheme="minorHAnsi" w:cstheme="minorHAnsi"/>
        </w:rPr>
        <w:t xml:space="preserve"> (2015)</w:t>
      </w:r>
      <w:r w:rsidR="00C50FFA" w:rsidRPr="008A2035">
        <w:rPr>
          <w:rFonts w:asciiTheme="minorHAnsi" w:hAnsiTheme="minorHAnsi" w:cstheme="minorHAnsi"/>
        </w:rPr>
        <w:t xml:space="preserve"> </w:t>
      </w:r>
      <w:r w:rsidR="009C5E27" w:rsidRPr="008A2035">
        <w:rPr>
          <w:rFonts w:asciiTheme="minorHAnsi" w:hAnsiTheme="minorHAnsi" w:cstheme="minorHAnsi"/>
        </w:rPr>
        <w:t xml:space="preserve">aborda </w:t>
      </w:r>
      <w:r w:rsidRPr="008A2035">
        <w:rPr>
          <w:rFonts w:asciiTheme="minorHAnsi" w:hAnsiTheme="minorHAnsi" w:cstheme="minorHAnsi"/>
        </w:rPr>
        <w:t xml:space="preserve">a epistemologia de estudos de futuro a partir de elementos fundamentais: (a) as leis do pensamento; (b) o conceito clássico de conhecimento; (c) fontes de justificação de crenças e (d) estruturas do conhecimento. </w:t>
      </w:r>
      <w:r w:rsidR="0011642F" w:rsidRPr="008A2035">
        <w:rPr>
          <w:rFonts w:asciiTheme="minorHAnsi" w:hAnsiTheme="minorHAnsi" w:cstheme="minorHAnsi"/>
        </w:rPr>
        <w:t xml:space="preserve">Conclui </w:t>
      </w:r>
      <w:r w:rsidRPr="008A2035">
        <w:rPr>
          <w:rFonts w:asciiTheme="minorHAnsi" w:hAnsiTheme="minorHAnsi" w:cstheme="minorHAnsi"/>
        </w:rPr>
        <w:t xml:space="preserve">que </w:t>
      </w:r>
      <w:r w:rsidR="0011642F" w:rsidRPr="008A2035">
        <w:rPr>
          <w:rFonts w:asciiTheme="minorHAnsi" w:hAnsiTheme="minorHAnsi" w:cstheme="minorHAnsi"/>
        </w:rPr>
        <w:t>as leis do pensamento</w:t>
      </w:r>
      <w:r w:rsidRPr="008A2035">
        <w:rPr>
          <w:rFonts w:asciiTheme="minorHAnsi" w:hAnsiTheme="minorHAnsi" w:cstheme="minorHAnsi"/>
        </w:rPr>
        <w:t xml:space="preserve"> concedem a possibilidade de crenças verdadeiras justificadas sobre o futuro</w:t>
      </w:r>
      <w:r w:rsidR="0077581C" w:rsidRPr="008A2035">
        <w:rPr>
          <w:rFonts w:asciiTheme="minorHAnsi" w:hAnsiTheme="minorHAnsi" w:cstheme="minorHAnsi"/>
        </w:rPr>
        <w:t>. A</w:t>
      </w:r>
      <w:r w:rsidRPr="008A2035">
        <w:rPr>
          <w:rFonts w:asciiTheme="minorHAnsi" w:hAnsiTheme="minorHAnsi" w:cstheme="minorHAnsi"/>
        </w:rPr>
        <w:t xml:space="preserve"> terceira lei</w:t>
      </w:r>
      <w:r w:rsidR="0077581C" w:rsidRPr="008A2035">
        <w:rPr>
          <w:rFonts w:asciiTheme="minorHAnsi" w:hAnsiTheme="minorHAnsi" w:cstheme="minorHAnsi"/>
        </w:rPr>
        <w:t>, destaca,</w:t>
      </w:r>
      <w:r w:rsidRPr="008A2035">
        <w:rPr>
          <w:rFonts w:asciiTheme="minorHAnsi" w:hAnsiTheme="minorHAnsi" w:cstheme="minorHAnsi"/>
        </w:rPr>
        <w:t xml:space="preserve"> afirma que suposições inequívocas só podem ser verdadeiras ou falsas, mas não indefinidas</w:t>
      </w:r>
      <w:r w:rsidR="0077581C" w:rsidRPr="008A2035">
        <w:rPr>
          <w:rFonts w:asciiTheme="minorHAnsi" w:hAnsiTheme="minorHAnsi" w:cstheme="minorHAnsi"/>
        </w:rPr>
        <w:t>, o que</w:t>
      </w:r>
      <w:r w:rsidR="008914B7" w:rsidRPr="008A2035">
        <w:rPr>
          <w:rFonts w:asciiTheme="minorHAnsi" w:hAnsiTheme="minorHAnsi" w:cstheme="minorHAnsi"/>
        </w:rPr>
        <w:t xml:space="preserve"> se aplica </w:t>
      </w:r>
      <w:r w:rsidR="0077581C" w:rsidRPr="008A2035">
        <w:rPr>
          <w:rFonts w:asciiTheme="minorHAnsi" w:hAnsiTheme="minorHAnsi" w:cstheme="minorHAnsi"/>
        </w:rPr>
        <w:t xml:space="preserve">naturalmente </w:t>
      </w:r>
      <w:r w:rsidR="008914B7" w:rsidRPr="008A2035">
        <w:rPr>
          <w:rFonts w:asciiTheme="minorHAnsi" w:hAnsiTheme="minorHAnsi" w:cstheme="minorHAnsi"/>
        </w:rPr>
        <w:t>a estudos de futuro</w:t>
      </w:r>
      <w:r w:rsidR="00AF1507" w:rsidRPr="008A2035">
        <w:rPr>
          <w:rFonts w:asciiTheme="minorHAnsi" w:hAnsiTheme="minorHAnsi" w:cstheme="minorHAnsi"/>
        </w:rPr>
        <w:t>:</w:t>
      </w:r>
      <w:r w:rsidR="00C371BE" w:rsidRPr="008A2035">
        <w:rPr>
          <w:rFonts w:asciiTheme="minorHAnsi" w:hAnsiTheme="minorHAnsi" w:cstheme="minorHAnsi"/>
        </w:rPr>
        <w:t xml:space="preserve"> afinal,</w:t>
      </w:r>
      <w:r w:rsidR="00AF1507" w:rsidRPr="008A2035">
        <w:rPr>
          <w:rFonts w:asciiTheme="minorHAnsi" w:hAnsiTheme="minorHAnsi" w:cstheme="minorHAnsi"/>
        </w:rPr>
        <w:t xml:space="preserve"> eventos ocorrem ou não</w:t>
      </w:r>
      <w:r w:rsidRPr="008A2035">
        <w:rPr>
          <w:rFonts w:asciiTheme="minorHAnsi" w:hAnsiTheme="minorHAnsi" w:cstheme="minorHAnsi"/>
        </w:rPr>
        <w:t>.</w:t>
      </w:r>
    </w:p>
    <w:p w14:paraId="25D25652" w14:textId="2A1C5615" w:rsidR="004F1B3B" w:rsidRPr="008A2035" w:rsidRDefault="0060499F" w:rsidP="00A51ACF">
      <w:pPr>
        <w:suppressAutoHyphens/>
        <w:ind w:firstLine="709"/>
        <w:jc w:val="both"/>
        <w:rPr>
          <w:rFonts w:asciiTheme="minorHAnsi" w:hAnsiTheme="minorHAnsi" w:cstheme="minorHAnsi"/>
        </w:rPr>
      </w:pPr>
      <w:proofErr w:type="spellStart"/>
      <w:r w:rsidRPr="008A2035">
        <w:rPr>
          <w:rFonts w:asciiTheme="minorHAnsi" w:hAnsiTheme="minorHAnsi" w:cstheme="minorHAnsi"/>
        </w:rPr>
        <w:t>Byerly</w:t>
      </w:r>
      <w:proofErr w:type="spellEnd"/>
      <w:r w:rsidRPr="008A2035">
        <w:rPr>
          <w:rFonts w:asciiTheme="minorHAnsi" w:hAnsiTheme="minorHAnsi" w:cstheme="minorHAnsi"/>
        </w:rPr>
        <w:t xml:space="preserve"> (2013) explica </w:t>
      </w:r>
      <w:r w:rsidR="00600F93" w:rsidRPr="008A2035">
        <w:rPr>
          <w:rFonts w:asciiTheme="minorHAnsi" w:hAnsiTheme="minorHAnsi" w:cstheme="minorHAnsi"/>
        </w:rPr>
        <w:t>a teoria d</w:t>
      </w:r>
      <w:r w:rsidRPr="008A2035">
        <w:rPr>
          <w:rFonts w:asciiTheme="minorHAnsi" w:hAnsiTheme="minorHAnsi" w:cstheme="minorHAnsi"/>
        </w:rPr>
        <w:t xml:space="preserve">o </w:t>
      </w:r>
      <w:proofErr w:type="spellStart"/>
      <w:r w:rsidRPr="008A2035">
        <w:rPr>
          <w:rFonts w:asciiTheme="minorHAnsi" w:hAnsiTheme="minorHAnsi" w:cstheme="minorHAnsi"/>
        </w:rPr>
        <w:t>explanacionismo</w:t>
      </w:r>
      <w:proofErr w:type="spellEnd"/>
      <w:r w:rsidRPr="008A2035">
        <w:rPr>
          <w:rFonts w:asciiTheme="minorHAnsi" w:hAnsiTheme="minorHAnsi" w:cstheme="minorHAnsi"/>
        </w:rPr>
        <w:t xml:space="preserve"> (ou </w:t>
      </w:r>
      <w:proofErr w:type="spellStart"/>
      <w:r w:rsidRPr="008A2035">
        <w:rPr>
          <w:rFonts w:asciiTheme="minorHAnsi" w:hAnsiTheme="minorHAnsi" w:cstheme="minorHAnsi"/>
        </w:rPr>
        <w:t>evidencialismo</w:t>
      </w:r>
      <w:proofErr w:type="spellEnd"/>
      <w:r w:rsidRPr="008A2035">
        <w:rPr>
          <w:rFonts w:asciiTheme="minorHAnsi" w:hAnsiTheme="minorHAnsi" w:cstheme="minorHAnsi"/>
        </w:rPr>
        <w:t>)</w:t>
      </w:r>
      <w:r w:rsidR="00600F93" w:rsidRPr="008A2035">
        <w:rPr>
          <w:rFonts w:asciiTheme="minorHAnsi" w:hAnsiTheme="minorHAnsi" w:cstheme="minorHAnsi"/>
        </w:rPr>
        <w:t>, segundo a qual</w:t>
      </w:r>
      <w:r w:rsidR="00781542" w:rsidRPr="008A2035">
        <w:rPr>
          <w:rFonts w:asciiTheme="minorHAnsi" w:hAnsiTheme="minorHAnsi" w:cstheme="minorHAnsi"/>
        </w:rPr>
        <w:t>:</w:t>
      </w:r>
      <w:r w:rsidRPr="008A2035">
        <w:rPr>
          <w:rFonts w:asciiTheme="minorHAnsi" w:hAnsiTheme="minorHAnsi" w:cstheme="minorHAnsi"/>
        </w:rPr>
        <w:t xml:space="preserve"> (a)</w:t>
      </w:r>
      <w:r w:rsidR="007C3939" w:rsidRPr="008A2035">
        <w:rPr>
          <w:rFonts w:asciiTheme="minorHAnsi" w:hAnsiTheme="minorHAnsi" w:cstheme="minorHAnsi"/>
        </w:rPr>
        <w:t xml:space="preserve"> uma crença só se justifica se for suportada por uma evidência, (b) </w:t>
      </w:r>
      <w:r w:rsidR="00681FA8" w:rsidRPr="008A2035">
        <w:rPr>
          <w:rFonts w:asciiTheme="minorHAnsi" w:hAnsiTheme="minorHAnsi" w:cstheme="minorHAnsi"/>
        </w:rPr>
        <w:t>a hipótese escolhida como melhor explicação para o conjunto de evidências é sujeita a diversos testes</w:t>
      </w:r>
      <w:r w:rsidR="00F860B2" w:rsidRPr="008A2035">
        <w:rPr>
          <w:rFonts w:asciiTheme="minorHAnsi" w:hAnsiTheme="minorHAnsi" w:cstheme="minorHAnsi"/>
        </w:rPr>
        <w:t xml:space="preserve"> que</w:t>
      </w:r>
      <w:r w:rsidR="00681FA8" w:rsidRPr="008A2035">
        <w:rPr>
          <w:rFonts w:asciiTheme="minorHAnsi" w:hAnsiTheme="minorHAnsi" w:cstheme="minorHAnsi"/>
        </w:rPr>
        <w:t xml:space="preserve"> garant</w:t>
      </w:r>
      <w:r w:rsidR="00F860B2" w:rsidRPr="008A2035">
        <w:rPr>
          <w:rFonts w:asciiTheme="minorHAnsi" w:hAnsiTheme="minorHAnsi" w:cstheme="minorHAnsi"/>
        </w:rPr>
        <w:t>am</w:t>
      </w:r>
      <w:r w:rsidR="00681FA8" w:rsidRPr="008A2035">
        <w:rPr>
          <w:rFonts w:asciiTheme="minorHAnsi" w:hAnsiTheme="minorHAnsi" w:cstheme="minorHAnsi"/>
        </w:rPr>
        <w:t xml:space="preserve"> a probabilidade de sua veracidade</w:t>
      </w:r>
      <w:r w:rsidRPr="008A2035">
        <w:rPr>
          <w:rFonts w:asciiTheme="minorHAnsi" w:hAnsiTheme="minorHAnsi" w:cstheme="minorHAnsi"/>
        </w:rPr>
        <w:t xml:space="preserve"> e (c) </w:t>
      </w:r>
      <w:r w:rsidR="0057342F" w:rsidRPr="008A2035">
        <w:rPr>
          <w:rFonts w:asciiTheme="minorHAnsi" w:hAnsiTheme="minorHAnsi" w:cstheme="minorHAnsi"/>
        </w:rPr>
        <w:t>uma evidência apoia uma proposição apenas no caso de e</w:t>
      </w:r>
      <w:r w:rsidR="00DC417B" w:rsidRPr="008A2035">
        <w:rPr>
          <w:rFonts w:asciiTheme="minorHAnsi" w:hAnsiTheme="minorHAnsi" w:cstheme="minorHAnsi"/>
        </w:rPr>
        <w:t>sta</w:t>
      </w:r>
      <w:r w:rsidR="0057342F" w:rsidRPr="008A2035">
        <w:rPr>
          <w:rFonts w:asciiTheme="minorHAnsi" w:hAnsiTheme="minorHAnsi" w:cstheme="minorHAnsi"/>
        </w:rPr>
        <w:t xml:space="preserve"> fazer parte da melhor explicação disponível para a evidência. </w:t>
      </w:r>
      <w:r w:rsidR="00600F93" w:rsidRPr="008A2035">
        <w:rPr>
          <w:rFonts w:asciiTheme="minorHAnsi" w:hAnsiTheme="minorHAnsi" w:cstheme="minorHAnsi"/>
        </w:rPr>
        <w:t>P</w:t>
      </w:r>
      <w:r w:rsidR="005749C7" w:rsidRPr="008A2035">
        <w:rPr>
          <w:rFonts w:asciiTheme="minorHAnsi" w:hAnsiTheme="minorHAnsi" w:cstheme="minorHAnsi"/>
        </w:rPr>
        <w:t xml:space="preserve">or meio do </w:t>
      </w:r>
      <w:proofErr w:type="spellStart"/>
      <w:r w:rsidR="005749C7" w:rsidRPr="008A2035">
        <w:rPr>
          <w:rFonts w:asciiTheme="minorHAnsi" w:hAnsiTheme="minorHAnsi" w:cstheme="minorHAnsi"/>
        </w:rPr>
        <w:t>explanacionismo</w:t>
      </w:r>
      <w:proofErr w:type="spellEnd"/>
      <w:r w:rsidR="005749C7" w:rsidRPr="008A2035">
        <w:rPr>
          <w:rFonts w:asciiTheme="minorHAnsi" w:hAnsiTheme="minorHAnsi" w:cstheme="minorHAnsi"/>
        </w:rPr>
        <w:t xml:space="preserve"> é possível desenvolver crenças justificadas sobre o futuro</w:t>
      </w:r>
      <w:r w:rsidR="00600F93" w:rsidRPr="008A2035">
        <w:rPr>
          <w:rFonts w:asciiTheme="minorHAnsi" w:hAnsiTheme="minorHAnsi" w:cstheme="minorHAnsi"/>
        </w:rPr>
        <w:t xml:space="preserve">, </w:t>
      </w:r>
      <w:r w:rsidR="0057342F" w:rsidRPr="008A2035">
        <w:rPr>
          <w:rFonts w:asciiTheme="minorHAnsi" w:hAnsiTheme="minorHAnsi" w:cstheme="minorHAnsi"/>
        </w:rPr>
        <w:t xml:space="preserve">mas </w:t>
      </w:r>
      <w:r w:rsidR="00600F93" w:rsidRPr="008A2035">
        <w:rPr>
          <w:rFonts w:asciiTheme="minorHAnsi" w:hAnsiTheme="minorHAnsi" w:cstheme="minorHAnsi"/>
        </w:rPr>
        <w:t>ressalta</w:t>
      </w:r>
      <w:r w:rsidR="004F1B3B" w:rsidRPr="008A2035">
        <w:rPr>
          <w:rFonts w:asciiTheme="minorHAnsi" w:hAnsiTheme="minorHAnsi" w:cstheme="minorHAnsi"/>
        </w:rPr>
        <w:t xml:space="preserve">: há casos em que julgamos intuitivamente pessoas como justificadas </w:t>
      </w:r>
      <w:r w:rsidR="00B75F27" w:rsidRPr="008A2035">
        <w:rPr>
          <w:rFonts w:asciiTheme="minorHAnsi" w:hAnsiTheme="minorHAnsi" w:cstheme="minorHAnsi"/>
        </w:rPr>
        <w:t>ao</w:t>
      </w:r>
      <w:r w:rsidR="004F1B3B" w:rsidRPr="008A2035">
        <w:rPr>
          <w:rFonts w:asciiTheme="minorHAnsi" w:hAnsiTheme="minorHAnsi" w:cstheme="minorHAnsi"/>
        </w:rPr>
        <w:t xml:space="preserve"> </w:t>
      </w:r>
      <w:r w:rsidR="00B75F27" w:rsidRPr="008A2035">
        <w:rPr>
          <w:rFonts w:asciiTheme="minorHAnsi" w:hAnsiTheme="minorHAnsi" w:cstheme="minorHAnsi"/>
        </w:rPr>
        <w:t>crer</w:t>
      </w:r>
      <w:r w:rsidR="004F1B3B" w:rsidRPr="008A2035">
        <w:rPr>
          <w:rFonts w:asciiTheme="minorHAnsi" w:hAnsiTheme="minorHAnsi" w:cstheme="minorHAnsi"/>
        </w:rPr>
        <w:t xml:space="preserve"> em certas proposições sobre o futuro, embora de acordo com a melhor explicação suas evidências não apoiem </w:t>
      </w:r>
      <w:r w:rsidR="00BB3C66" w:rsidRPr="008A2035">
        <w:rPr>
          <w:rFonts w:asciiTheme="minorHAnsi" w:hAnsiTheme="minorHAnsi" w:cstheme="minorHAnsi"/>
        </w:rPr>
        <w:t>aquel</w:t>
      </w:r>
      <w:r w:rsidR="004F1B3B" w:rsidRPr="008A2035">
        <w:rPr>
          <w:rFonts w:asciiTheme="minorHAnsi" w:hAnsiTheme="minorHAnsi" w:cstheme="minorHAnsi"/>
        </w:rPr>
        <w:t>as proposições.</w:t>
      </w:r>
    </w:p>
    <w:p w14:paraId="3402D17E" w14:textId="111E3925" w:rsidR="008F4F99" w:rsidRPr="008A2035" w:rsidRDefault="008F4F99" w:rsidP="00A51ACF">
      <w:pPr>
        <w:suppressAutoHyphens/>
        <w:ind w:firstLine="709"/>
        <w:jc w:val="both"/>
        <w:rPr>
          <w:rFonts w:asciiTheme="minorHAnsi" w:hAnsiTheme="minorHAnsi" w:cstheme="minorHAnsi"/>
        </w:rPr>
      </w:pPr>
      <w:r w:rsidRPr="008A2035">
        <w:rPr>
          <w:rFonts w:asciiTheme="minorHAnsi" w:hAnsiTheme="minorHAnsi" w:cstheme="minorHAnsi"/>
        </w:rPr>
        <w:t>Walton (2008) identifica critérios alternativos de avaliação</w:t>
      </w:r>
      <w:r w:rsidR="00B614AB" w:rsidRPr="008A2035">
        <w:rPr>
          <w:rFonts w:asciiTheme="minorHAnsi" w:hAnsiTheme="minorHAnsi" w:cstheme="minorHAnsi"/>
        </w:rPr>
        <w:t xml:space="preserve"> epistemológica</w:t>
      </w:r>
      <w:r w:rsidRPr="008A2035">
        <w:rPr>
          <w:rFonts w:asciiTheme="minorHAnsi" w:hAnsiTheme="minorHAnsi" w:cstheme="minorHAnsi"/>
        </w:rPr>
        <w:t xml:space="preserve">, reflete sobre a utilidade decisória dos cenários e busca uma ponte entre a investigação </w:t>
      </w:r>
      <w:r w:rsidR="00C50A70" w:rsidRPr="008A2035">
        <w:rPr>
          <w:rFonts w:asciiTheme="minorHAnsi" w:hAnsiTheme="minorHAnsi" w:cstheme="minorHAnsi"/>
        </w:rPr>
        <w:t xml:space="preserve">teórica e </w:t>
      </w:r>
      <w:r w:rsidRPr="008A2035">
        <w:rPr>
          <w:rFonts w:asciiTheme="minorHAnsi" w:hAnsiTheme="minorHAnsi" w:cstheme="minorHAnsi"/>
        </w:rPr>
        <w:t xml:space="preserve">resultados práticos. Aborda (a) fundamentos e critérios filosóficos, (b) </w:t>
      </w:r>
      <w:r w:rsidR="00EB45F5" w:rsidRPr="008A2035">
        <w:rPr>
          <w:rFonts w:asciiTheme="minorHAnsi" w:hAnsiTheme="minorHAnsi" w:cstheme="minorHAnsi"/>
        </w:rPr>
        <w:t>a</w:t>
      </w:r>
      <w:r w:rsidRPr="008A2035">
        <w:rPr>
          <w:rFonts w:asciiTheme="minorHAnsi" w:hAnsiTheme="minorHAnsi" w:cstheme="minorHAnsi"/>
        </w:rPr>
        <w:t xml:space="preserve"> ontol</w:t>
      </w:r>
      <w:r w:rsidR="00EB45F5" w:rsidRPr="008A2035">
        <w:rPr>
          <w:rFonts w:asciiTheme="minorHAnsi" w:hAnsiTheme="minorHAnsi" w:cstheme="minorHAnsi"/>
        </w:rPr>
        <w:t>o</w:t>
      </w:r>
      <w:r w:rsidRPr="008A2035">
        <w:rPr>
          <w:rFonts w:asciiTheme="minorHAnsi" w:hAnsiTheme="minorHAnsi" w:cstheme="minorHAnsi"/>
        </w:rPr>
        <w:t>gi</w:t>
      </w:r>
      <w:r w:rsidR="00EB45F5" w:rsidRPr="008A2035">
        <w:rPr>
          <w:rFonts w:asciiTheme="minorHAnsi" w:hAnsiTheme="minorHAnsi" w:cstheme="minorHAnsi"/>
        </w:rPr>
        <w:t>a</w:t>
      </w:r>
      <w:r w:rsidRPr="008A2035">
        <w:rPr>
          <w:rFonts w:asciiTheme="minorHAnsi" w:hAnsiTheme="minorHAnsi" w:cstheme="minorHAnsi"/>
        </w:rPr>
        <w:t xml:space="preserve"> d</w:t>
      </w:r>
      <w:r w:rsidR="004826A9" w:rsidRPr="008A2035">
        <w:rPr>
          <w:rFonts w:asciiTheme="minorHAnsi" w:hAnsiTheme="minorHAnsi" w:cstheme="minorHAnsi"/>
        </w:rPr>
        <w:t>e</w:t>
      </w:r>
      <w:r w:rsidRPr="008A2035">
        <w:rPr>
          <w:rFonts w:asciiTheme="minorHAnsi" w:hAnsiTheme="minorHAnsi" w:cstheme="minorHAnsi"/>
        </w:rPr>
        <w:t xml:space="preserve"> cenários, (c) critérios para construção de cenários e seu status epistemológico e (d) testes de cenário contra padrões positivistas de uma "boa teoria". </w:t>
      </w:r>
      <w:r w:rsidR="00327705" w:rsidRPr="008A2035">
        <w:rPr>
          <w:rFonts w:asciiTheme="minorHAnsi" w:hAnsiTheme="minorHAnsi" w:cstheme="minorHAnsi"/>
        </w:rPr>
        <w:t>C</w:t>
      </w:r>
      <w:r w:rsidRPr="008A2035">
        <w:rPr>
          <w:rFonts w:asciiTheme="minorHAnsi" w:hAnsiTheme="minorHAnsi" w:cstheme="minorHAnsi"/>
        </w:rPr>
        <w:t xml:space="preserve">onclui que: (a) </w:t>
      </w:r>
      <w:r w:rsidR="00A964AE" w:rsidRPr="008A2035">
        <w:rPr>
          <w:rFonts w:asciiTheme="minorHAnsi" w:hAnsiTheme="minorHAnsi" w:cstheme="minorHAnsi"/>
        </w:rPr>
        <w:t>se p</w:t>
      </w:r>
      <w:r w:rsidRPr="008A2035">
        <w:rPr>
          <w:rFonts w:asciiTheme="minorHAnsi" w:hAnsiTheme="minorHAnsi" w:cstheme="minorHAnsi"/>
        </w:rPr>
        <w:t>ode criar um quadro que regule o processo de planejamento por cenários e julgar</w:t>
      </w:r>
      <w:r w:rsidR="00BE195C" w:rsidRPr="008A2035">
        <w:rPr>
          <w:rFonts w:asciiTheme="minorHAnsi" w:hAnsiTheme="minorHAnsi" w:cstheme="minorHAnsi"/>
        </w:rPr>
        <w:t>,</w:t>
      </w:r>
      <w:r w:rsidRPr="008A2035">
        <w:rPr>
          <w:rFonts w:asciiTheme="minorHAnsi" w:hAnsiTheme="minorHAnsi" w:cstheme="minorHAnsi"/>
        </w:rPr>
        <w:t xml:space="preserve"> por observações</w:t>
      </w:r>
      <w:r w:rsidR="00BE195C" w:rsidRPr="008A2035">
        <w:rPr>
          <w:rFonts w:asciiTheme="minorHAnsi" w:hAnsiTheme="minorHAnsi" w:cstheme="minorHAnsi"/>
        </w:rPr>
        <w:t>,</w:t>
      </w:r>
      <w:r w:rsidRPr="008A2035">
        <w:rPr>
          <w:rFonts w:asciiTheme="minorHAnsi" w:hAnsiTheme="minorHAnsi" w:cstheme="minorHAnsi"/>
        </w:rPr>
        <w:t xml:space="preserve"> se ele atende </w:t>
      </w:r>
      <w:r w:rsidR="00266C0E" w:rsidRPr="008A2035">
        <w:rPr>
          <w:rFonts w:asciiTheme="minorHAnsi" w:hAnsiTheme="minorHAnsi" w:cstheme="minorHAnsi"/>
        </w:rPr>
        <w:t>a</w:t>
      </w:r>
      <w:r w:rsidRPr="008A2035">
        <w:rPr>
          <w:rFonts w:asciiTheme="minorHAnsi" w:hAnsiTheme="minorHAnsi" w:cstheme="minorHAnsi"/>
        </w:rPr>
        <w:t>os requisitos de uma boa teoria</w:t>
      </w:r>
      <w:r w:rsidR="00A964AE" w:rsidRPr="008A2035">
        <w:rPr>
          <w:rFonts w:asciiTheme="minorHAnsi" w:hAnsiTheme="minorHAnsi" w:cstheme="minorHAnsi"/>
        </w:rPr>
        <w:t>;</w:t>
      </w:r>
      <w:r w:rsidRPr="008A2035">
        <w:rPr>
          <w:rFonts w:asciiTheme="minorHAnsi" w:hAnsiTheme="minorHAnsi" w:cstheme="minorHAnsi"/>
        </w:rPr>
        <w:t xml:space="preserve"> (b) </w:t>
      </w:r>
      <w:r w:rsidR="00A964AE" w:rsidRPr="008A2035">
        <w:rPr>
          <w:rFonts w:asciiTheme="minorHAnsi" w:hAnsiTheme="minorHAnsi" w:cstheme="minorHAnsi"/>
        </w:rPr>
        <w:t>o</w:t>
      </w:r>
      <w:r w:rsidRPr="008A2035">
        <w:rPr>
          <w:rFonts w:asciiTheme="minorHAnsi" w:hAnsiTheme="minorHAnsi" w:cstheme="minorHAnsi"/>
        </w:rPr>
        <w:t>s mesmos critérios não podem ser aplicados ao julgamento dos próprios cenários</w:t>
      </w:r>
      <w:r w:rsidR="003217B7" w:rsidRPr="008A2035">
        <w:rPr>
          <w:rFonts w:asciiTheme="minorHAnsi" w:hAnsiTheme="minorHAnsi" w:cstheme="minorHAnsi"/>
        </w:rPr>
        <w:t xml:space="preserve"> e</w:t>
      </w:r>
      <w:r w:rsidRPr="008A2035">
        <w:rPr>
          <w:rFonts w:asciiTheme="minorHAnsi" w:hAnsiTheme="minorHAnsi" w:cstheme="minorHAnsi"/>
        </w:rPr>
        <w:t xml:space="preserve"> (c) </w:t>
      </w:r>
      <w:r w:rsidR="000A6F85" w:rsidRPr="008A2035">
        <w:rPr>
          <w:rFonts w:asciiTheme="minorHAnsi" w:hAnsiTheme="minorHAnsi" w:cstheme="minorHAnsi"/>
        </w:rPr>
        <w:t>sob</w:t>
      </w:r>
      <w:r w:rsidRPr="008A2035">
        <w:rPr>
          <w:rFonts w:asciiTheme="minorHAnsi" w:hAnsiTheme="minorHAnsi" w:cstheme="minorHAnsi"/>
        </w:rPr>
        <w:t xml:space="preserve"> a definição de conhecimento como crença verdadeira justificada, cenários podem, na melhor das hipóteses, atender a ideia de crença plausível, mas não verdadeira.</w:t>
      </w:r>
    </w:p>
    <w:p w14:paraId="7D223FE1" w14:textId="27D87E7D" w:rsidR="000742BF" w:rsidRPr="008A2035" w:rsidRDefault="000742BF" w:rsidP="00A51ACF">
      <w:pPr>
        <w:suppressAutoHyphens/>
        <w:ind w:firstLine="709"/>
        <w:jc w:val="both"/>
        <w:rPr>
          <w:rFonts w:asciiTheme="minorHAnsi" w:hAnsiTheme="minorHAnsi" w:cstheme="minorHAnsi"/>
        </w:rPr>
      </w:pPr>
      <w:r w:rsidRPr="008A2035">
        <w:rPr>
          <w:rFonts w:asciiTheme="minorHAnsi" w:hAnsiTheme="minorHAnsi" w:cstheme="minorHAnsi"/>
        </w:rPr>
        <w:t xml:space="preserve">Bishop (2017) entende as questões que tornam os estudos de futuro mais frágeis do que outras disciplinas </w:t>
      </w:r>
      <w:r w:rsidR="008B3AF8" w:rsidRPr="008A2035">
        <w:rPr>
          <w:rFonts w:asciiTheme="minorHAnsi" w:hAnsiTheme="minorHAnsi" w:cstheme="minorHAnsi"/>
        </w:rPr>
        <w:t xml:space="preserve">ante desafios céticos </w:t>
      </w:r>
      <w:r w:rsidRPr="008A2035">
        <w:rPr>
          <w:rFonts w:asciiTheme="minorHAnsi" w:hAnsiTheme="minorHAnsi" w:cstheme="minorHAnsi"/>
        </w:rPr>
        <w:t>e propõe uma abordagem baseada em evidências, inferências e suposições. Enquanto qualquer futuro é possível, apenas um subconjunto relativamente pequeno é plausível</w:t>
      </w:r>
      <w:r w:rsidR="0082582E" w:rsidRPr="008A2035">
        <w:rPr>
          <w:rFonts w:asciiTheme="minorHAnsi" w:hAnsiTheme="minorHAnsi" w:cstheme="minorHAnsi"/>
        </w:rPr>
        <w:t>, diz</w:t>
      </w:r>
      <w:r w:rsidRPr="008A2035">
        <w:rPr>
          <w:rFonts w:asciiTheme="minorHAnsi" w:hAnsiTheme="minorHAnsi" w:cstheme="minorHAnsi"/>
        </w:rPr>
        <w:t xml:space="preserve">. O processo requer julgamento humano, mas bases (cenários) confiáveis podem ser obtidas a partir de limites baseados em evidências e análises lógicas de pressupostos – escrutínio que outras </w:t>
      </w:r>
      <w:r w:rsidR="00A24E1C" w:rsidRPr="008A2035">
        <w:rPr>
          <w:rFonts w:asciiTheme="minorHAnsi" w:hAnsiTheme="minorHAnsi" w:cstheme="minorHAnsi"/>
        </w:rPr>
        <w:t>disciplina</w:t>
      </w:r>
      <w:r w:rsidRPr="008A2035">
        <w:rPr>
          <w:rFonts w:asciiTheme="minorHAnsi" w:hAnsiTheme="minorHAnsi" w:cstheme="minorHAnsi"/>
        </w:rPr>
        <w:t>s exigem como algo natural.</w:t>
      </w:r>
      <w:r w:rsidR="00C047F2" w:rsidRPr="008A2035">
        <w:rPr>
          <w:rFonts w:asciiTheme="minorHAnsi" w:hAnsiTheme="minorHAnsi" w:cstheme="minorHAnsi"/>
        </w:rPr>
        <w:t xml:space="preserve"> </w:t>
      </w:r>
      <w:r w:rsidRPr="008A2035">
        <w:rPr>
          <w:rFonts w:asciiTheme="minorHAnsi" w:hAnsiTheme="minorHAnsi" w:cstheme="minorHAnsi"/>
        </w:rPr>
        <w:t>O resultado é um formato para comunicar e justificar a plausibilidade de cenários</w:t>
      </w:r>
      <w:r w:rsidR="00635AC2" w:rsidRPr="008A2035">
        <w:rPr>
          <w:rFonts w:asciiTheme="minorHAnsi" w:hAnsiTheme="minorHAnsi" w:cstheme="minorHAnsi"/>
        </w:rPr>
        <w:t>.</w:t>
      </w:r>
      <w:r w:rsidRPr="008A2035">
        <w:rPr>
          <w:rFonts w:asciiTheme="minorHAnsi" w:hAnsiTheme="minorHAnsi" w:cstheme="minorHAnsi"/>
        </w:rPr>
        <w:t xml:space="preserve"> </w:t>
      </w:r>
      <w:r w:rsidR="00635AC2" w:rsidRPr="008A2035">
        <w:rPr>
          <w:rFonts w:asciiTheme="minorHAnsi" w:hAnsiTheme="minorHAnsi" w:cstheme="minorHAnsi"/>
        </w:rPr>
        <w:t>A</w:t>
      </w:r>
      <w:r w:rsidRPr="008A2035">
        <w:rPr>
          <w:rFonts w:asciiTheme="minorHAnsi" w:hAnsiTheme="minorHAnsi" w:cstheme="minorHAnsi"/>
        </w:rPr>
        <w:t xml:space="preserve"> </w:t>
      </w:r>
      <w:r w:rsidR="00F13438" w:rsidRPr="008A2035">
        <w:rPr>
          <w:rFonts w:asciiTheme="minorHAnsi" w:hAnsiTheme="minorHAnsi" w:cstheme="minorHAnsi"/>
        </w:rPr>
        <w:t>capaci</w:t>
      </w:r>
      <w:r w:rsidRPr="008A2035">
        <w:rPr>
          <w:rFonts w:asciiTheme="minorHAnsi" w:hAnsiTheme="minorHAnsi" w:cstheme="minorHAnsi"/>
        </w:rPr>
        <w:t>dade de julga</w:t>
      </w:r>
      <w:r w:rsidR="00F13438" w:rsidRPr="008A2035">
        <w:rPr>
          <w:rFonts w:asciiTheme="minorHAnsi" w:hAnsiTheme="minorHAnsi" w:cstheme="minorHAnsi"/>
        </w:rPr>
        <w:t>mento</w:t>
      </w:r>
      <w:r w:rsidRPr="008A2035">
        <w:rPr>
          <w:rFonts w:asciiTheme="minorHAnsi" w:hAnsiTheme="minorHAnsi" w:cstheme="minorHAnsi"/>
        </w:rPr>
        <w:t xml:space="preserve"> com base em provas e revisão </w:t>
      </w:r>
      <w:r w:rsidRPr="008A2035">
        <w:rPr>
          <w:rFonts w:asciiTheme="minorHAnsi" w:hAnsiTheme="minorHAnsi" w:cstheme="minorHAnsi"/>
        </w:rPr>
        <w:lastRenderedPageBreak/>
        <w:t>por pares pode, então, construir a base para a credibilidade e legitimidade de que gozam outras disciplinas.</w:t>
      </w:r>
    </w:p>
    <w:p w14:paraId="256C1A8F" w14:textId="6FA28A00" w:rsidR="00C5416A" w:rsidRPr="008A2035" w:rsidRDefault="00B848D0" w:rsidP="00A51ACF">
      <w:pPr>
        <w:pStyle w:val="Ttulo3"/>
        <w:spacing w:line="240" w:lineRule="auto"/>
        <w:ind w:left="0" w:firstLine="708"/>
        <w:rPr>
          <w:rFonts w:asciiTheme="minorHAnsi" w:hAnsiTheme="minorHAnsi" w:cstheme="minorHAnsi"/>
        </w:rPr>
      </w:pPr>
      <w:bookmarkStart w:id="12" w:name="_2.2_O_Método"/>
      <w:bookmarkEnd w:id="12"/>
      <w:r w:rsidRPr="008A2035">
        <w:rPr>
          <w:rFonts w:asciiTheme="minorHAnsi" w:hAnsiTheme="minorHAnsi" w:cstheme="minorHAnsi"/>
        </w:rPr>
        <w:t xml:space="preserve">2.2 </w:t>
      </w:r>
      <w:r w:rsidR="006C0242" w:rsidRPr="008A2035">
        <w:rPr>
          <w:rFonts w:asciiTheme="minorHAnsi" w:hAnsiTheme="minorHAnsi" w:cstheme="minorHAnsi"/>
        </w:rPr>
        <w:t xml:space="preserve">O </w:t>
      </w:r>
      <w:r w:rsidR="008E7F8D" w:rsidRPr="008A2035">
        <w:rPr>
          <w:rFonts w:asciiTheme="minorHAnsi" w:hAnsiTheme="minorHAnsi" w:cstheme="minorHAnsi"/>
        </w:rPr>
        <w:t>Método Grumbach</w:t>
      </w:r>
      <w:r w:rsidR="006C0242" w:rsidRPr="008A2035">
        <w:rPr>
          <w:rFonts w:asciiTheme="minorHAnsi" w:hAnsiTheme="minorHAnsi" w:cstheme="minorHAnsi"/>
        </w:rPr>
        <w:t xml:space="preserve"> de Gestão Estratégica</w:t>
      </w:r>
    </w:p>
    <w:p w14:paraId="30FF07F7" w14:textId="65ADE455" w:rsidR="006C0242" w:rsidRPr="008A2035" w:rsidRDefault="00B55584" w:rsidP="00A51ACF">
      <w:pPr>
        <w:suppressAutoHyphens/>
        <w:ind w:firstLine="709"/>
        <w:jc w:val="both"/>
        <w:rPr>
          <w:rFonts w:asciiTheme="minorHAnsi" w:hAnsiTheme="minorHAnsi" w:cstheme="minorHAnsi"/>
          <w:b/>
          <w:bCs/>
        </w:rPr>
      </w:pPr>
      <w:r w:rsidRPr="008A2035">
        <w:rPr>
          <w:rFonts w:asciiTheme="minorHAnsi" w:hAnsiTheme="minorHAnsi" w:cstheme="minorHAnsi"/>
        </w:rPr>
        <w:t>O</w:t>
      </w:r>
      <w:r w:rsidR="00C5416A" w:rsidRPr="008A2035">
        <w:rPr>
          <w:rFonts w:asciiTheme="minorHAnsi" w:hAnsiTheme="minorHAnsi" w:cstheme="minorHAnsi"/>
        </w:rPr>
        <w:t xml:space="preserve"> método </w:t>
      </w:r>
      <w:r w:rsidR="00AE4C15" w:rsidRPr="008A2035">
        <w:rPr>
          <w:rFonts w:asciiTheme="minorHAnsi" w:hAnsiTheme="minorHAnsi" w:cstheme="minorHAnsi"/>
        </w:rPr>
        <w:t xml:space="preserve">escolhido para limitar o escopo do estudo </w:t>
      </w:r>
      <w:r w:rsidR="00C5416A" w:rsidRPr="008A2035">
        <w:rPr>
          <w:rFonts w:asciiTheme="minorHAnsi" w:hAnsiTheme="minorHAnsi" w:cstheme="minorHAnsi"/>
        </w:rPr>
        <w:t>é</w:t>
      </w:r>
      <w:r w:rsidR="00AE4C15" w:rsidRPr="008A2035">
        <w:rPr>
          <w:rFonts w:asciiTheme="minorHAnsi" w:hAnsiTheme="minorHAnsi" w:cstheme="minorHAnsi"/>
        </w:rPr>
        <w:t xml:space="preserve"> </w:t>
      </w:r>
      <w:r w:rsidR="006C0242" w:rsidRPr="008A2035">
        <w:rPr>
          <w:rFonts w:asciiTheme="minorHAnsi" w:hAnsiTheme="minorHAnsi" w:cstheme="minorHAnsi"/>
        </w:rPr>
        <w:t xml:space="preserve">apresentado em Grumbach </w:t>
      </w:r>
      <w:r w:rsidR="006C0242" w:rsidRPr="008A2035">
        <w:rPr>
          <w:rFonts w:asciiTheme="minorHAnsi" w:hAnsiTheme="minorHAnsi" w:cstheme="minorHAnsi"/>
          <w:i/>
          <w:iCs/>
        </w:rPr>
        <w:t>et al</w:t>
      </w:r>
      <w:r w:rsidR="006C0242" w:rsidRPr="008A2035">
        <w:rPr>
          <w:rFonts w:asciiTheme="minorHAnsi" w:hAnsiTheme="minorHAnsi" w:cstheme="minorHAnsi"/>
        </w:rPr>
        <w:t>. (2020).</w:t>
      </w:r>
      <w:r w:rsidR="00C5416A" w:rsidRPr="008A2035">
        <w:rPr>
          <w:rFonts w:asciiTheme="minorHAnsi" w:hAnsiTheme="minorHAnsi" w:cstheme="minorHAnsi"/>
          <w:b/>
          <w:bCs/>
        </w:rPr>
        <w:t xml:space="preserve"> </w:t>
      </w:r>
      <w:r w:rsidR="006C0242" w:rsidRPr="008A2035">
        <w:rPr>
          <w:rFonts w:asciiTheme="minorHAnsi" w:hAnsiTheme="minorHAnsi" w:cstheme="minorHAnsi"/>
        </w:rPr>
        <w:t>Nele</w:t>
      </w:r>
      <w:r w:rsidR="000F199E" w:rsidRPr="008A2035">
        <w:rPr>
          <w:rFonts w:asciiTheme="minorHAnsi" w:hAnsiTheme="minorHAnsi" w:cstheme="minorHAnsi"/>
        </w:rPr>
        <w:t>,</w:t>
      </w:r>
      <w:r w:rsidR="006C0242" w:rsidRPr="008A2035">
        <w:rPr>
          <w:rFonts w:asciiTheme="minorHAnsi" w:hAnsiTheme="minorHAnsi" w:cstheme="minorHAnsi"/>
        </w:rPr>
        <w:t xml:space="preserve"> cenários integram processos cíclicos de concepção, execução, avaliação e revisão de uma gestão estratégica. Suas fases consistem em: (a) identificar o sistema; (b) diagnosticar os ambientes interno e externo da organização; (c) construir cenários prospectivos; (d) formular a estratégia; (e) traduzir a estratégia; (f) priorizar ações; (g) gerenciar riscos; (h) executar a estratégia e (i) revisar a estratégia.</w:t>
      </w:r>
    </w:p>
    <w:p w14:paraId="0DDCF0AF" w14:textId="0B8DFB5D" w:rsidR="000F2712" w:rsidRPr="008A2035" w:rsidRDefault="00E24DAD" w:rsidP="00A51ACF">
      <w:pPr>
        <w:suppressAutoHyphens/>
        <w:ind w:firstLine="709"/>
        <w:jc w:val="both"/>
        <w:rPr>
          <w:rFonts w:asciiTheme="minorHAnsi" w:hAnsiTheme="minorHAnsi" w:cstheme="minorHAnsi"/>
        </w:rPr>
      </w:pPr>
      <w:r w:rsidRPr="008A2035">
        <w:rPr>
          <w:rFonts w:asciiTheme="minorHAnsi" w:hAnsiTheme="minorHAnsi" w:cstheme="minorHAnsi"/>
        </w:rPr>
        <w:t xml:space="preserve">A construção </w:t>
      </w:r>
      <w:r w:rsidR="00DA132C" w:rsidRPr="008A2035">
        <w:rPr>
          <w:rFonts w:asciiTheme="minorHAnsi" w:hAnsiTheme="minorHAnsi" w:cstheme="minorHAnsi"/>
        </w:rPr>
        <w:t xml:space="preserve">de cenários </w:t>
      </w:r>
      <w:r w:rsidRPr="008A2035">
        <w:rPr>
          <w:rFonts w:asciiTheme="minorHAnsi" w:hAnsiTheme="minorHAnsi" w:cstheme="minorHAnsi"/>
        </w:rPr>
        <w:t xml:space="preserve">começa </w:t>
      </w:r>
      <w:r w:rsidR="005E295A" w:rsidRPr="008A2035">
        <w:rPr>
          <w:rFonts w:asciiTheme="minorHAnsi" w:hAnsiTheme="minorHAnsi" w:cstheme="minorHAnsi"/>
        </w:rPr>
        <w:t>por</w:t>
      </w:r>
      <w:r w:rsidRPr="008A2035">
        <w:rPr>
          <w:rFonts w:asciiTheme="minorHAnsi" w:hAnsiTheme="minorHAnsi" w:cstheme="minorHAnsi"/>
        </w:rPr>
        <w:t xml:space="preserve"> defini</w:t>
      </w:r>
      <w:r w:rsidR="005E295A" w:rsidRPr="008A2035">
        <w:rPr>
          <w:rFonts w:asciiTheme="minorHAnsi" w:hAnsiTheme="minorHAnsi" w:cstheme="minorHAnsi"/>
        </w:rPr>
        <w:t>r</w:t>
      </w:r>
      <w:r w:rsidRPr="008A2035">
        <w:rPr>
          <w:rFonts w:asciiTheme="minorHAnsi" w:hAnsiTheme="minorHAnsi" w:cstheme="minorHAnsi"/>
        </w:rPr>
        <w:t xml:space="preserve"> questões estratégicas</w:t>
      </w:r>
      <w:r w:rsidR="00417C53" w:rsidRPr="008A2035">
        <w:rPr>
          <w:rFonts w:asciiTheme="minorHAnsi" w:hAnsiTheme="minorHAnsi" w:cstheme="minorHAnsi"/>
        </w:rPr>
        <w:t xml:space="preserve"> modeladas</w:t>
      </w:r>
      <w:r w:rsidRPr="008A2035">
        <w:rPr>
          <w:rFonts w:asciiTheme="minorHAnsi" w:hAnsiTheme="minorHAnsi" w:cstheme="minorHAnsi"/>
        </w:rPr>
        <w:t xml:space="preserve"> </w:t>
      </w:r>
      <w:r w:rsidR="00417C53" w:rsidRPr="008A2035">
        <w:rPr>
          <w:rFonts w:asciiTheme="minorHAnsi" w:hAnsiTheme="minorHAnsi" w:cstheme="minorHAnsi"/>
        </w:rPr>
        <w:t>a partir de v</w:t>
      </w:r>
      <w:r w:rsidRPr="008A2035">
        <w:rPr>
          <w:rFonts w:asciiTheme="minorHAnsi" w:hAnsiTheme="minorHAnsi" w:cstheme="minorHAnsi"/>
        </w:rPr>
        <w:t xml:space="preserve">ariáveis </w:t>
      </w:r>
      <w:r w:rsidR="00FE4877" w:rsidRPr="008A2035">
        <w:rPr>
          <w:rFonts w:asciiTheme="minorHAnsi" w:hAnsiTheme="minorHAnsi" w:cstheme="minorHAnsi"/>
        </w:rPr>
        <w:t>binárias</w:t>
      </w:r>
      <w:r w:rsidR="00DA132C" w:rsidRPr="008A2035">
        <w:rPr>
          <w:rFonts w:asciiTheme="minorHAnsi" w:hAnsiTheme="minorHAnsi" w:cstheme="minorHAnsi"/>
        </w:rPr>
        <w:t>: eventos</w:t>
      </w:r>
      <w:r w:rsidRPr="008A2035">
        <w:rPr>
          <w:rFonts w:asciiTheme="minorHAnsi" w:hAnsiTheme="minorHAnsi" w:cstheme="minorHAnsi"/>
        </w:rPr>
        <w:t xml:space="preserve"> podem </w:t>
      </w:r>
      <w:r w:rsidR="00DA132C" w:rsidRPr="008A2035">
        <w:rPr>
          <w:rFonts w:asciiTheme="minorHAnsi" w:hAnsiTheme="minorHAnsi" w:cstheme="minorHAnsi"/>
        </w:rPr>
        <w:t xml:space="preserve">vir a ocorrer </w:t>
      </w:r>
      <w:r w:rsidRPr="008A2035">
        <w:rPr>
          <w:rFonts w:asciiTheme="minorHAnsi" w:hAnsiTheme="minorHAnsi" w:cstheme="minorHAnsi"/>
        </w:rPr>
        <w:t>ou não.</w:t>
      </w:r>
      <w:r w:rsidR="00BA5F67" w:rsidRPr="008A2035">
        <w:rPr>
          <w:rFonts w:asciiTheme="minorHAnsi" w:hAnsiTheme="minorHAnsi" w:cstheme="minorHAnsi"/>
        </w:rPr>
        <w:t xml:space="preserve"> </w:t>
      </w:r>
      <w:r w:rsidR="00687C80" w:rsidRPr="008A2035">
        <w:rPr>
          <w:rFonts w:asciiTheme="minorHAnsi" w:hAnsiTheme="minorHAnsi" w:cstheme="minorHAnsi"/>
        </w:rPr>
        <w:t>Q</w:t>
      </w:r>
      <w:r w:rsidRPr="008A2035">
        <w:rPr>
          <w:rFonts w:asciiTheme="minorHAnsi" w:hAnsiTheme="minorHAnsi" w:cstheme="minorHAnsi"/>
        </w:rPr>
        <w:t>uando nenhum ator tem controle total sobre um evento</w:t>
      </w:r>
      <w:r w:rsidR="00C45B2F" w:rsidRPr="008A2035">
        <w:rPr>
          <w:rFonts w:asciiTheme="minorHAnsi" w:hAnsiTheme="minorHAnsi" w:cstheme="minorHAnsi"/>
        </w:rPr>
        <w:t>,</w:t>
      </w:r>
      <w:r w:rsidRPr="008A2035">
        <w:rPr>
          <w:rFonts w:asciiTheme="minorHAnsi" w:hAnsiTheme="minorHAnsi" w:cstheme="minorHAnsi"/>
        </w:rPr>
        <w:t xml:space="preserve"> </w:t>
      </w:r>
      <w:r w:rsidR="00687C80" w:rsidRPr="008A2035">
        <w:rPr>
          <w:rFonts w:asciiTheme="minorHAnsi" w:hAnsiTheme="minorHAnsi" w:cstheme="minorHAnsi"/>
        </w:rPr>
        <w:t>ocorrem interações estratégicas</w:t>
      </w:r>
      <w:r w:rsidR="00DA132C" w:rsidRPr="008A2035">
        <w:rPr>
          <w:rFonts w:asciiTheme="minorHAnsi" w:hAnsiTheme="minorHAnsi" w:cstheme="minorHAnsi"/>
        </w:rPr>
        <w:t>:</w:t>
      </w:r>
      <w:r w:rsidR="00687C80" w:rsidRPr="008A2035">
        <w:rPr>
          <w:rFonts w:asciiTheme="minorHAnsi" w:hAnsiTheme="minorHAnsi" w:cstheme="minorHAnsi"/>
        </w:rPr>
        <w:t xml:space="preserve"> </w:t>
      </w:r>
      <w:r w:rsidRPr="008A2035">
        <w:rPr>
          <w:rFonts w:asciiTheme="minorHAnsi" w:hAnsiTheme="minorHAnsi" w:cstheme="minorHAnsi"/>
        </w:rPr>
        <w:t xml:space="preserve">a decisão </w:t>
      </w:r>
      <w:r w:rsidR="00B806E2" w:rsidRPr="008A2035">
        <w:rPr>
          <w:rFonts w:asciiTheme="minorHAnsi" w:hAnsiTheme="minorHAnsi" w:cstheme="minorHAnsi"/>
        </w:rPr>
        <w:t>de</w:t>
      </w:r>
      <w:r w:rsidRPr="008A2035">
        <w:rPr>
          <w:rFonts w:asciiTheme="minorHAnsi" w:hAnsiTheme="minorHAnsi" w:cstheme="minorHAnsi"/>
        </w:rPr>
        <w:t xml:space="preserve"> um </w:t>
      </w:r>
      <w:r w:rsidR="00CC704A" w:rsidRPr="008A2035">
        <w:rPr>
          <w:rFonts w:asciiTheme="minorHAnsi" w:hAnsiTheme="minorHAnsi" w:cstheme="minorHAnsi"/>
        </w:rPr>
        <w:t>afeta</w:t>
      </w:r>
      <w:r w:rsidRPr="008A2035">
        <w:rPr>
          <w:rFonts w:asciiTheme="minorHAnsi" w:hAnsiTheme="minorHAnsi" w:cstheme="minorHAnsi"/>
        </w:rPr>
        <w:t xml:space="preserve"> </w:t>
      </w:r>
      <w:r w:rsidR="009733A9" w:rsidRPr="008A2035">
        <w:rPr>
          <w:rFonts w:asciiTheme="minorHAnsi" w:hAnsiTheme="minorHAnsi" w:cstheme="minorHAnsi"/>
        </w:rPr>
        <w:t>a</w:t>
      </w:r>
      <w:r w:rsidRPr="008A2035">
        <w:rPr>
          <w:rFonts w:asciiTheme="minorHAnsi" w:hAnsiTheme="minorHAnsi" w:cstheme="minorHAnsi"/>
        </w:rPr>
        <w:t xml:space="preserve">s </w:t>
      </w:r>
      <w:r w:rsidR="00DA132C" w:rsidRPr="008A2035">
        <w:rPr>
          <w:rFonts w:asciiTheme="minorHAnsi" w:hAnsiTheme="minorHAnsi" w:cstheme="minorHAnsi"/>
        </w:rPr>
        <w:t>d</w:t>
      </w:r>
      <w:r w:rsidRPr="008A2035">
        <w:rPr>
          <w:rFonts w:asciiTheme="minorHAnsi" w:hAnsiTheme="minorHAnsi" w:cstheme="minorHAnsi"/>
        </w:rPr>
        <w:t xml:space="preserve">os demais, mesmo que tomadas separadamente. Um ator deve considerar, então, as possíveis ações </w:t>
      </w:r>
      <w:r w:rsidR="00746751" w:rsidRPr="008A2035">
        <w:rPr>
          <w:rFonts w:asciiTheme="minorHAnsi" w:hAnsiTheme="minorHAnsi" w:cstheme="minorHAnsi"/>
        </w:rPr>
        <w:t>d</w:t>
      </w:r>
      <w:r w:rsidRPr="008A2035">
        <w:rPr>
          <w:rFonts w:asciiTheme="minorHAnsi" w:hAnsiTheme="minorHAnsi" w:cstheme="minorHAnsi"/>
        </w:rPr>
        <w:t xml:space="preserve">os </w:t>
      </w:r>
      <w:r w:rsidR="00FD236B" w:rsidRPr="008A2035">
        <w:rPr>
          <w:rFonts w:asciiTheme="minorHAnsi" w:hAnsiTheme="minorHAnsi" w:cstheme="minorHAnsi"/>
        </w:rPr>
        <w:t>demai</w:t>
      </w:r>
      <w:r w:rsidRPr="008A2035">
        <w:rPr>
          <w:rFonts w:asciiTheme="minorHAnsi" w:hAnsiTheme="minorHAnsi" w:cstheme="minorHAnsi"/>
        </w:rPr>
        <w:t>s</w:t>
      </w:r>
      <w:r w:rsidR="005367F0" w:rsidRPr="008A2035">
        <w:rPr>
          <w:rStyle w:val="Refdenotaderodap"/>
          <w:rFonts w:asciiTheme="minorHAnsi" w:hAnsiTheme="minorHAnsi" w:cstheme="minorHAnsi"/>
        </w:rPr>
        <w:footnoteReference w:id="6"/>
      </w:r>
      <w:r w:rsidRPr="008A2035">
        <w:rPr>
          <w:rFonts w:asciiTheme="minorHAnsi" w:hAnsiTheme="minorHAnsi" w:cstheme="minorHAnsi"/>
        </w:rPr>
        <w:t>.</w:t>
      </w:r>
      <w:r w:rsidR="00AD4353" w:rsidRPr="008A2035">
        <w:rPr>
          <w:rFonts w:asciiTheme="minorHAnsi" w:hAnsiTheme="minorHAnsi" w:cstheme="minorHAnsi"/>
        </w:rPr>
        <w:t xml:space="preserve"> </w:t>
      </w:r>
      <w:r w:rsidR="00BF2877" w:rsidRPr="008A2035">
        <w:rPr>
          <w:rFonts w:asciiTheme="minorHAnsi" w:hAnsiTheme="minorHAnsi" w:cstheme="minorHAnsi"/>
        </w:rPr>
        <w:t xml:space="preserve">A alteração do equilíbrio de forças entre atores é condição necessária para </w:t>
      </w:r>
      <w:r w:rsidR="00215548" w:rsidRPr="008A2035">
        <w:rPr>
          <w:rFonts w:asciiTheme="minorHAnsi" w:hAnsiTheme="minorHAnsi" w:cstheme="minorHAnsi"/>
        </w:rPr>
        <w:t xml:space="preserve">se </w:t>
      </w:r>
      <w:r w:rsidR="00BF2877" w:rsidRPr="008A2035">
        <w:rPr>
          <w:rFonts w:asciiTheme="minorHAnsi" w:hAnsiTheme="minorHAnsi" w:cstheme="minorHAnsi"/>
        </w:rPr>
        <w:t>promover</w:t>
      </w:r>
      <w:r w:rsidR="00893012" w:rsidRPr="008A2035">
        <w:rPr>
          <w:rFonts w:asciiTheme="minorHAnsi" w:hAnsiTheme="minorHAnsi" w:cstheme="minorHAnsi"/>
        </w:rPr>
        <w:t>em</w:t>
      </w:r>
      <w:r w:rsidR="00BF2877" w:rsidRPr="008A2035">
        <w:rPr>
          <w:rFonts w:asciiTheme="minorHAnsi" w:hAnsiTheme="minorHAnsi" w:cstheme="minorHAnsi"/>
        </w:rPr>
        <w:t xml:space="preserve"> quebras de tendências e redireciona</w:t>
      </w:r>
      <w:r w:rsidR="00671A9C" w:rsidRPr="008A2035">
        <w:rPr>
          <w:rFonts w:asciiTheme="minorHAnsi" w:hAnsiTheme="minorHAnsi" w:cstheme="minorHAnsi"/>
        </w:rPr>
        <w:t>mento d</w:t>
      </w:r>
      <w:r w:rsidR="00BF2877" w:rsidRPr="008A2035">
        <w:rPr>
          <w:rFonts w:asciiTheme="minorHAnsi" w:hAnsiTheme="minorHAnsi" w:cstheme="minorHAnsi"/>
        </w:rPr>
        <w:t xml:space="preserve">o futuro. </w:t>
      </w:r>
      <w:r w:rsidR="007C3CC4" w:rsidRPr="008A2035">
        <w:rPr>
          <w:rFonts w:asciiTheme="minorHAnsi" w:hAnsiTheme="minorHAnsi" w:cstheme="minorHAnsi"/>
        </w:rPr>
        <w:t>A construção do futuro deve ser vista como um processo de tomada de decisão sob incerteza.</w:t>
      </w:r>
      <w:bookmarkStart w:id="13" w:name="_2.2_Epistemologia_aplicada"/>
      <w:bookmarkEnd w:id="13"/>
    </w:p>
    <w:p w14:paraId="0956ECBC" w14:textId="1420C657" w:rsidR="004A6641" w:rsidRPr="008A2035" w:rsidRDefault="00A447C9" w:rsidP="00A51ACF">
      <w:pPr>
        <w:pStyle w:val="Ttulo1"/>
        <w:keepNext w:val="0"/>
        <w:spacing w:line="240" w:lineRule="auto"/>
        <w:rPr>
          <w:rFonts w:asciiTheme="minorHAnsi" w:hAnsiTheme="minorHAnsi" w:cstheme="minorHAnsi"/>
        </w:rPr>
      </w:pPr>
      <w:bookmarkStart w:id="14" w:name="_2.3_Epistemologia_básica"/>
      <w:bookmarkStart w:id="15" w:name="_Toc69754101"/>
      <w:bookmarkStart w:id="16" w:name="_Toc69756624"/>
      <w:bookmarkStart w:id="17" w:name="_Toc69759488"/>
      <w:bookmarkStart w:id="18" w:name="_Toc79094255"/>
      <w:bookmarkStart w:id="19" w:name="_Toc143370558"/>
      <w:bookmarkEnd w:id="14"/>
      <w:r w:rsidRPr="008A2035">
        <w:rPr>
          <w:rFonts w:asciiTheme="minorHAnsi" w:hAnsiTheme="minorHAnsi" w:cstheme="minorHAnsi"/>
        </w:rPr>
        <w:t>3</w:t>
      </w:r>
      <w:r w:rsidRPr="008A2035">
        <w:rPr>
          <w:rFonts w:asciiTheme="minorHAnsi" w:hAnsiTheme="minorHAnsi" w:cstheme="minorHAnsi"/>
        </w:rPr>
        <w:tab/>
      </w:r>
      <w:r w:rsidR="004A6641" w:rsidRPr="008A2035">
        <w:rPr>
          <w:rFonts w:asciiTheme="minorHAnsi" w:hAnsiTheme="minorHAnsi" w:cstheme="minorHAnsi"/>
        </w:rPr>
        <w:t>Epistemologia e o método científico</w:t>
      </w:r>
      <w:bookmarkEnd w:id="15"/>
      <w:bookmarkEnd w:id="16"/>
      <w:bookmarkEnd w:id="17"/>
      <w:bookmarkEnd w:id="18"/>
      <w:bookmarkEnd w:id="19"/>
    </w:p>
    <w:p w14:paraId="01958B1E" w14:textId="488CBABE" w:rsidR="00C87358" w:rsidRPr="008A2035" w:rsidRDefault="00C87358" w:rsidP="00A51ACF">
      <w:pPr>
        <w:pStyle w:val="Ttulo3"/>
        <w:keepNext w:val="0"/>
        <w:spacing w:line="240" w:lineRule="auto"/>
        <w:ind w:left="0" w:firstLine="0"/>
        <w:rPr>
          <w:rFonts w:asciiTheme="minorHAnsi" w:hAnsiTheme="minorHAnsi" w:cstheme="minorHAnsi"/>
        </w:rPr>
      </w:pPr>
      <w:r w:rsidRPr="008A2035">
        <w:rPr>
          <w:rFonts w:asciiTheme="minorHAnsi" w:hAnsiTheme="minorHAnsi" w:cstheme="minorHAnsi"/>
        </w:rPr>
        <w:t>3.1</w:t>
      </w:r>
      <w:r w:rsidRPr="008A2035">
        <w:rPr>
          <w:rFonts w:asciiTheme="minorHAnsi" w:hAnsiTheme="minorHAnsi" w:cstheme="minorHAnsi"/>
        </w:rPr>
        <w:tab/>
        <w:t>Teoria do conhecimento</w:t>
      </w:r>
    </w:p>
    <w:p w14:paraId="0F708683" w14:textId="18D6CD03" w:rsidR="000D1E20" w:rsidRPr="008A2035" w:rsidRDefault="000D1E20" w:rsidP="00A51ACF">
      <w:pPr>
        <w:suppressAutoHyphens/>
        <w:ind w:firstLine="709"/>
        <w:jc w:val="both"/>
        <w:rPr>
          <w:rFonts w:asciiTheme="minorHAnsi" w:hAnsiTheme="minorHAnsi" w:cstheme="minorHAnsi"/>
        </w:rPr>
      </w:pPr>
      <w:proofErr w:type="spellStart"/>
      <w:r w:rsidRPr="008A2035">
        <w:rPr>
          <w:rFonts w:asciiTheme="minorHAnsi" w:hAnsiTheme="minorHAnsi" w:cstheme="minorHAnsi"/>
        </w:rPr>
        <w:t>Grayling</w:t>
      </w:r>
      <w:proofErr w:type="spellEnd"/>
      <w:r w:rsidRPr="008A2035">
        <w:rPr>
          <w:rFonts w:asciiTheme="minorHAnsi" w:hAnsiTheme="minorHAnsi" w:cstheme="minorHAnsi"/>
        </w:rPr>
        <w:t xml:space="preserve"> (2003) define epistemologia como o ramo da filosofia que investiga a natureza do conhecimento, suas fontes e validade: o que é, como é obtido e se pode ser defendido contra desafio</w:t>
      </w:r>
      <w:r w:rsidR="009C5D04" w:rsidRPr="008A2035">
        <w:rPr>
          <w:rFonts w:asciiTheme="minorHAnsi" w:hAnsiTheme="minorHAnsi" w:cstheme="minorHAnsi"/>
        </w:rPr>
        <w:t>s</w:t>
      </w:r>
      <w:r w:rsidRPr="008A2035">
        <w:rPr>
          <w:rFonts w:asciiTheme="minorHAnsi" w:hAnsiTheme="minorHAnsi" w:cstheme="minorHAnsi"/>
        </w:rPr>
        <w:t xml:space="preserve"> cético</w:t>
      </w:r>
      <w:r w:rsidR="009C5D04" w:rsidRPr="008A2035">
        <w:rPr>
          <w:rFonts w:asciiTheme="minorHAnsi" w:hAnsiTheme="minorHAnsi" w:cstheme="minorHAnsi"/>
        </w:rPr>
        <w:t>s</w:t>
      </w:r>
      <w:r w:rsidRPr="008A2035">
        <w:rPr>
          <w:rFonts w:asciiTheme="minorHAnsi" w:hAnsiTheme="minorHAnsi" w:cstheme="minorHAnsi"/>
        </w:rPr>
        <w:t xml:space="preserve">. </w:t>
      </w:r>
      <w:r w:rsidR="009C5D04" w:rsidRPr="008A2035">
        <w:rPr>
          <w:rFonts w:asciiTheme="minorHAnsi" w:hAnsiTheme="minorHAnsi" w:cstheme="minorHAnsi"/>
        </w:rPr>
        <w:t xml:space="preserve">Identifica </w:t>
      </w:r>
      <w:r w:rsidRPr="008A2035">
        <w:rPr>
          <w:rFonts w:asciiTheme="minorHAnsi" w:hAnsiTheme="minorHAnsi" w:cstheme="minorHAnsi"/>
        </w:rPr>
        <w:t xml:space="preserve">categorias de conhecimento </w:t>
      </w:r>
      <w:r w:rsidR="009C5D04" w:rsidRPr="008A2035">
        <w:rPr>
          <w:rFonts w:asciiTheme="minorHAnsi" w:hAnsiTheme="minorHAnsi" w:cstheme="minorHAnsi"/>
        </w:rPr>
        <w:t>e</w:t>
      </w:r>
      <w:r w:rsidR="00E16981" w:rsidRPr="008A2035">
        <w:rPr>
          <w:rFonts w:asciiTheme="minorHAnsi" w:hAnsiTheme="minorHAnsi" w:cstheme="minorHAnsi"/>
        </w:rPr>
        <w:t>, dentre elas,</w:t>
      </w:r>
      <w:r w:rsidRPr="008A2035">
        <w:rPr>
          <w:rFonts w:asciiTheme="minorHAnsi" w:hAnsiTheme="minorHAnsi" w:cstheme="minorHAnsi"/>
        </w:rPr>
        <w:t xml:space="preserve"> d</w:t>
      </w:r>
      <w:r w:rsidR="009C5D04" w:rsidRPr="008A2035">
        <w:rPr>
          <w:rFonts w:asciiTheme="minorHAnsi" w:hAnsiTheme="minorHAnsi" w:cstheme="minorHAnsi"/>
        </w:rPr>
        <w:t>estaca o</w:t>
      </w:r>
      <w:r w:rsidRPr="008A2035">
        <w:rPr>
          <w:rFonts w:asciiTheme="minorHAnsi" w:hAnsiTheme="minorHAnsi" w:cstheme="minorHAnsi"/>
        </w:rPr>
        <w:t xml:space="preserve"> proposicional</w:t>
      </w:r>
      <w:r w:rsidR="00F82551" w:rsidRPr="008A2035">
        <w:rPr>
          <w:rFonts w:asciiTheme="minorHAnsi" w:hAnsiTheme="minorHAnsi" w:cstheme="minorHAnsi"/>
        </w:rPr>
        <w:t xml:space="preserve"> –</w:t>
      </w:r>
      <w:r w:rsidR="00C37366" w:rsidRPr="008A2035">
        <w:rPr>
          <w:rFonts w:asciiTheme="minorHAnsi" w:hAnsiTheme="minorHAnsi" w:cstheme="minorHAnsi"/>
        </w:rPr>
        <w:t xml:space="preserve"> </w:t>
      </w:r>
      <w:r w:rsidRPr="008A2035">
        <w:rPr>
          <w:rFonts w:asciiTheme="minorHAnsi" w:hAnsiTheme="minorHAnsi" w:cstheme="minorHAnsi"/>
        </w:rPr>
        <w:t>a</w:t>
      </w:r>
      <w:r w:rsidR="006173CD" w:rsidRPr="008A2035">
        <w:rPr>
          <w:rFonts w:asciiTheme="minorHAnsi" w:hAnsiTheme="minorHAnsi" w:cstheme="minorHAnsi"/>
        </w:rPr>
        <w:t>quele</w:t>
      </w:r>
      <w:r w:rsidRPr="008A2035">
        <w:rPr>
          <w:rFonts w:asciiTheme="minorHAnsi" w:hAnsiTheme="minorHAnsi" w:cstheme="minorHAnsi"/>
        </w:rPr>
        <w:t xml:space="preserve"> que os </w:t>
      </w:r>
      <w:proofErr w:type="spellStart"/>
      <w:r w:rsidRPr="008A2035">
        <w:rPr>
          <w:rFonts w:asciiTheme="minorHAnsi" w:hAnsiTheme="minorHAnsi" w:cstheme="minorHAnsi"/>
        </w:rPr>
        <w:t>epistemólogos</w:t>
      </w:r>
      <w:proofErr w:type="spellEnd"/>
      <w:r w:rsidRPr="008A2035">
        <w:rPr>
          <w:rFonts w:asciiTheme="minorHAnsi" w:hAnsiTheme="minorHAnsi" w:cstheme="minorHAnsi"/>
        </w:rPr>
        <w:t xml:space="preserve"> mais desejam entender</w:t>
      </w:r>
      <w:r w:rsidR="0076093A" w:rsidRPr="008A2035">
        <w:rPr>
          <w:rStyle w:val="Refdenotaderodap"/>
          <w:rFonts w:asciiTheme="minorHAnsi" w:hAnsiTheme="minorHAnsi" w:cstheme="minorHAnsi"/>
        </w:rPr>
        <w:footnoteReference w:id="7"/>
      </w:r>
      <w:r w:rsidRPr="008A2035">
        <w:rPr>
          <w:rFonts w:asciiTheme="minorHAnsi" w:hAnsiTheme="minorHAnsi" w:cstheme="minorHAnsi"/>
        </w:rPr>
        <w:t>.</w:t>
      </w:r>
    </w:p>
    <w:p w14:paraId="1073D4BE" w14:textId="377D7586" w:rsidR="0088316B" w:rsidRPr="008A2035" w:rsidRDefault="00890425" w:rsidP="00A51ACF">
      <w:pPr>
        <w:suppressAutoHyphens/>
        <w:ind w:firstLine="709"/>
        <w:jc w:val="both"/>
        <w:rPr>
          <w:rFonts w:asciiTheme="minorHAnsi" w:hAnsiTheme="minorHAnsi" w:cstheme="minorHAnsi"/>
        </w:rPr>
      </w:pPr>
      <w:r w:rsidRPr="008A2035">
        <w:rPr>
          <w:rFonts w:asciiTheme="minorHAnsi" w:hAnsiTheme="minorHAnsi" w:cstheme="minorHAnsi"/>
        </w:rPr>
        <w:t xml:space="preserve">Ainda segundo </w:t>
      </w:r>
      <w:proofErr w:type="spellStart"/>
      <w:r w:rsidRPr="008A2035">
        <w:rPr>
          <w:rFonts w:asciiTheme="minorHAnsi" w:hAnsiTheme="minorHAnsi" w:cstheme="minorHAnsi"/>
        </w:rPr>
        <w:t>Grayling</w:t>
      </w:r>
      <w:proofErr w:type="spellEnd"/>
      <w:r w:rsidRPr="008A2035">
        <w:rPr>
          <w:rFonts w:asciiTheme="minorHAnsi" w:hAnsiTheme="minorHAnsi" w:cstheme="minorHAnsi"/>
        </w:rPr>
        <w:t xml:space="preserve"> (2003), o c</w:t>
      </w:r>
      <w:r w:rsidR="006604F4" w:rsidRPr="008A2035">
        <w:rPr>
          <w:rFonts w:asciiTheme="minorHAnsi" w:hAnsiTheme="minorHAnsi" w:cstheme="minorHAnsi"/>
        </w:rPr>
        <w:t>onhecimento pode ser definido como crença verdadeira justificada</w:t>
      </w:r>
      <w:r w:rsidRPr="008A2035">
        <w:rPr>
          <w:rFonts w:asciiTheme="minorHAnsi" w:hAnsiTheme="minorHAnsi" w:cstheme="minorHAnsi"/>
        </w:rPr>
        <w:t xml:space="preserve">, </w:t>
      </w:r>
      <w:r w:rsidR="004130C3" w:rsidRPr="008A2035">
        <w:rPr>
          <w:rFonts w:asciiTheme="minorHAnsi" w:hAnsiTheme="minorHAnsi" w:cstheme="minorHAnsi"/>
        </w:rPr>
        <w:t xml:space="preserve">como </w:t>
      </w:r>
      <w:r w:rsidR="00600570" w:rsidRPr="008A2035">
        <w:rPr>
          <w:rFonts w:asciiTheme="minorHAnsi" w:hAnsiTheme="minorHAnsi" w:cstheme="minorHAnsi"/>
        </w:rPr>
        <w:t>conceituado</w:t>
      </w:r>
      <w:r w:rsidRPr="008A2035">
        <w:rPr>
          <w:rFonts w:asciiTheme="minorHAnsi" w:hAnsiTheme="minorHAnsi" w:cstheme="minorHAnsi"/>
        </w:rPr>
        <w:t xml:space="preserve"> por </w:t>
      </w:r>
      <w:r w:rsidR="00F40CED" w:rsidRPr="008A2035">
        <w:rPr>
          <w:rFonts w:asciiTheme="minorHAnsi" w:hAnsiTheme="minorHAnsi" w:cstheme="minorHAnsi"/>
        </w:rPr>
        <w:t>Platão</w:t>
      </w:r>
      <w:r w:rsidR="00AE411F" w:rsidRPr="008A2035">
        <w:rPr>
          <w:rFonts w:asciiTheme="minorHAnsi" w:hAnsiTheme="minorHAnsi" w:cstheme="minorHAnsi"/>
        </w:rPr>
        <w:t>,</w:t>
      </w:r>
      <w:r w:rsidR="00F40CED" w:rsidRPr="008A2035">
        <w:rPr>
          <w:rFonts w:asciiTheme="minorHAnsi" w:hAnsiTheme="minorHAnsi" w:cstheme="minorHAnsi"/>
        </w:rPr>
        <w:t xml:space="preserve"> obtido pelo racionalismo ou pelo empirismo.</w:t>
      </w:r>
      <w:r w:rsidR="006604F4" w:rsidRPr="008A2035">
        <w:rPr>
          <w:rFonts w:asciiTheme="minorHAnsi" w:hAnsiTheme="minorHAnsi" w:cstheme="minorHAnsi"/>
        </w:rPr>
        <w:t xml:space="preserve"> A grande dificuldade para que </w:t>
      </w:r>
      <w:r w:rsidR="005A7650" w:rsidRPr="008A2035">
        <w:rPr>
          <w:rFonts w:asciiTheme="minorHAnsi" w:hAnsiTheme="minorHAnsi" w:cstheme="minorHAnsi"/>
        </w:rPr>
        <w:t>um</w:t>
      </w:r>
      <w:r w:rsidR="006604F4" w:rsidRPr="008A2035">
        <w:rPr>
          <w:rFonts w:asciiTheme="minorHAnsi" w:hAnsiTheme="minorHAnsi" w:cstheme="minorHAnsi"/>
        </w:rPr>
        <w:t>a crença verdadeira seja considerada conhecimento</w:t>
      </w:r>
      <w:r w:rsidR="00A96CFE" w:rsidRPr="008A2035">
        <w:rPr>
          <w:rFonts w:asciiTheme="minorHAnsi" w:hAnsiTheme="minorHAnsi" w:cstheme="minorHAnsi"/>
        </w:rPr>
        <w:t xml:space="preserve"> reside na natureza da justificação requerida</w:t>
      </w:r>
      <w:r w:rsidR="006604F4" w:rsidRPr="008A2035">
        <w:rPr>
          <w:rFonts w:asciiTheme="minorHAnsi" w:hAnsiTheme="minorHAnsi" w:cstheme="minorHAnsi"/>
        </w:rPr>
        <w:t xml:space="preserve">. </w:t>
      </w:r>
      <w:r w:rsidR="00AE411F" w:rsidRPr="008A2035">
        <w:rPr>
          <w:rFonts w:asciiTheme="minorHAnsi" w:hAnsiTheme="minorHAnsi" w:cstheme="minorHAnsi"/>
        </w:rPr>
        <w:t>O estudo d</w:t>
      </w:r>
      <w:r w:rsidR="00E133E0" w:rsidRPr="008A2035">
        <w:rPr>
          <w:rFonts w:asciiTheme="minorHAnsi" w:hAnsiTheme="minorHAnsi" w:cstheme="minorHAnsi"/>
        </w:rPr>
        <w:t>escreve</w:t>
      </w:r>
      <w:r w:rsidR="00052015" w:rsidRPr="008A2035">
        <w:rPr>
          <w:rFonts w:asciiTheme="minorHAnsi" w:hAnsiTheme="minorHAnsi" w:cstheme="minorHAnsi"/>
        </w:rPr>
        <w:t xml:space="preserve"> perspectivas de </w:t>
      </w:r>
      <w:r w:rsidR="0088316B" w:rsidRPr="008A2035">
        <w:rPr>
          <w:rFonts w:asciiTheme="minorHAnsi" w:hAnsiTheme="minorHAnsi" w:cstheme="minorHAnsi"/>
        </w:rPr>
        <w:t xml:space="preserve">justificação </w:t>
      </w:r>
      <w:r w:rsidR="00E133E0" w:rsidRPr="008A2035">
        <w:rPr>
          <w:rFonts w:asciiTheme="minorHAnsi" w:hAnsiTheme="minorHAnsi" w:cstheme="minorHAnsi"/>
        </w:rPr>
        <w:t>e o</w:t>
      </w:r>
      <w:r w:rsidR="0088316B" w:rsidRPr="008A2035">
        <w:rPr>
          <w:rFonts w:asciiTheme="minorHAnsi" w:hAnsiTheme="minorHAnsi" w:cstheme="minorHAnsi"/>
        </w:rPr>
        <w:t xml:space="preserve">rienta abordar </w:t>
      </w:r>
      <w:r w:rsidR="001A2FE9" w:rsidRPr="008A2035">
        <w:rPr>
          <w:rFonts w:asciiTheme="minorHAnsi" w:hAnsiTheme="minorHAnsi" w:cstheme="minorHAnsi"/>
        </w:rPr>
        <w:t xml:space="preserve">os </w:t>
      </w:r>
      <w:r w:rsidR="0088316B" w:rsidRPr="008A2035">
        <w:rPr>
          <w:rFonts w:asciiTheme="minorHAnsi" w:hAnsiTheme="minorHAnsi" w:cstheme="minorHAnsi"/>
        </w:rPr>
        <w:t>argumentos céticos em conjunto, não</w:t>
      </w:r>
      <w:r w:rsidR="00A3731B" w:rsidRPr="008A2035">
        <w:rPr>
          <w:rFonts w:asciiTheme="minorHAnsi" w:hAnsiTheme="minorHAnsi" w:cstheme="minorHAnsi"/>
        </w:rPr>
        <w:t xml:space="preserve"> isoladamente</w:t>
      </w:r>
      <w:r w:rsidR="00A1603A" w:rsidRPr="008A2035">
        <w:rPr>
          <w:rFonts w:asciiTheme="minorHAnsi" w:hAnsiTheme="minorHAnsi" w:cstheme="minorHAnsi"/>
        </w:rPr>
        <w:t>.</w:t>
      </w:r>
      <w:r w:rsidR="00F920AF" w:rsidRPr="008A2035">
        <w:rPr>
          <w:rFonts w:asciiTheme="minorHAnsi" w:hAnsiTheme="minorHAnsi" w:cstheme="minorHAnsi"/>
        </w:rPr>
        <w:t xml:space="preserve"> </w:t>
      </w:r>
      <w:r w:rsidR="0088316B" w:rsidRPr="008A2035">
        <w:rPr>
          <w:rFonts w:asciiTheme="minorHAnsi" w:hAnsiTheme="minorHAnsi" w:cstheme="minorHAnsi"/>
        </w:rPr>
        <w:t xml:space="preserve">Cita </w:t>
      </w:r>
      <w:r w:rsidR="00A3731B" w:rsidRPr="008A2035">
        <w:rPr>
          <w:rFonts w:asciiTheme="minorHAnsi" w:hAnsiTheme="minorHAnsi" w:cstheme="minorHAnsi"/>
        </w:rPr>
        <w:t xml:space="preserve">o </w:t>
      </w:r>
      <w:r w:rsidR="0088316B" w:rsidRPr="008A2035">
        <w:rPr>
          <w:rFonts w:asciiTheme="minorHAnsi" w:hAnsiTheme="minorHAnsi" w:cstheme="minorHAnsi"/>
        </w:rPr>
        <w:t>entendimento de Hume de que o raciocínio indutivo é confiável</w:t>
      </w:r>
      <w:r w:rsidR="00D47637" w:rsidRPr="008A2035">
        <w:rPr>
          <w:rFonts w:asciiTheme="minorHAnsi" w:hAnsiTheme="minorHAnsi" w:cstheme="minorHAnsi"/>
        </w:rPr>
        <w:t xml:space="preserve"> e</w:t>
      </w:r>
      <w:r w:rsidR="0088316B" w:rsidRPr="008A2035">
        <w:rPr>
          <w:rFonts w:asciiTheme="minorHAnsi" w:hAnsiTheme="minorHAnsi" w:cstheme="minorHAnsi"/>
        </w:rPr>
        <w:t xml:space="preserve"> a perspectiva de Berkeley, que considera experiência e realidade </w:t>
      </w:r>
      <w:r w:rsidR="00AE411F" w:rsidRPr="008A2035">
        <w:rPr>
          <w:rFonts w:asciiTheme="minorHAnsi" w:hAnsiTheme="minorHAnsi" w:cstheme="minorHAnsi"/>
        </w:rPr>
        <w:t xml:space="preserve">como </w:t>
      </w:r>
      <w:r w:rsidR="0088316B" w:rsidRPr="008A2035">
        <w:rPr>
          <w:rFonts w:asciiTheme="minorHAnsi" w:hAnsiTheme="minorHAnsi" w:cstheme="minorHAnsi"/>
        </w:rPr>
        <w:t>as mesmas coisas</w:t>
      </w:r>
      <w:r w:rsidR="00FD5566" w:rsidRPr="008A2035">
        <w:rPr>
          <w:rFonts w:asciiTheme="minorHAnsi" w:hAnsiTheme="minorHAnsi" w:cstheme="minorHAnsi"/>
        </w:rPr>
        <w:t xml:space="preserve"> e, assim, refuta o ceticismo</w:t>
      </w:r>
      <w:r w:rsidR="0088316B" w:rsidRPr="008A2035">
        <w:rPr>
          <w:rFonts w:asciiTheme="minorHAnsi" w:hAnsiTheme="minorHAnsi" w:cstheme="minorHAnsi"/>
        </w:rPr>
        <w:t>.</w:t>
      </w:r>
    </w:p>
    <w:p w14:paraId="74AFDAF7" w14:textId="3AB46069" w:rsidR="004A6641" w:rsidRPr="008A2035" w:rsidRDefault="00356E33" w:rsidP="00A51ACF">
      <w:pPr>
        <w:pStyle w:val="Ttulo3"/>
        <w:spacing w:line="240" w:lineRule="auto"/>
        <w:ind w:left="0" w:firstLine="0"/>
        <w:rPr>
          <w:rFonts w:asciiTheme="minorHAnsi" w:hAnsiTheme="minorHAnsi" w:cstheme="minorHAnsi"/>
        </w:rPr>
      </w:pPr>
      <w:r w:rsidRPr="008A2035">
        <w:rPr>
          <w:rFonts w:asciiTheme="minorHAnsi" w:hAnsiTheme="minorHAnsi" w:cstheme="minorHAnsi"/>
        </w:rPr>
        <w:t>3.</w:t>
      </w:r>
      <w:r w:rsidR="00C87358" w:rsidRPr="008A2035">
        <w:rPr>
          <w:rFonts w:asciiTheme="minorHAnsi" w:hAnsiTheme="minorHAnsi" w:cstheme="minorHAnsi"/>
        </w:rPr>
        <w:t>2</w:t>
      </w:r>
      <w:r w:rsidRPr="008A2035">
        <w:rPr>
          <w:rFonts w:asciiTheme="minorHAnsi" w:hAnsiTheme="minorHAnsi" w:cstheme="minorHAnsi"/>
        </w:rPr>
        <w:tab/>
      </w:r>
      <w:r w:rsidR="004A6641" w:rsidRPr="008A2035">
        <w:rPr>
          <w:rFonts w:asciiTheme="minorHAnsi" w:hAnsiTheme="minorHAnsi" w:cstheme="minorHAnsi"/>
        </w:rPr>
        <w:t>O racionalismo de René Descartes</w:t>
      </w:r>
    </w:p>
    <w:p w14:paraId="648A6FA6" w14:textId="027D396B" w:rsidR="00085C69" w:rsidRPr="008A2035" w:rsidRDefault="00EA225A" w:rsidP="00A51ACF">
      <w:pPr>
        <w:suppressAutoHyphens/>
        <w:ind w:firstLine="709"/>
        <w:jc w:val="both"/>
        <w:rPr>
          <w:rFonts w:asciiTheme="minorHAnsi" w:hAnsiTheme="minorHAnsi" w:cstheme="minorHAnsi"/>
        </w:rPr>
      </w:pPr>
      <w:r w:rsidRPr="008A2035">
        <w:rPr>
          <w:rFonts w:asciiTheme="minorHAnsi" w:hAnsiTheme="minorHAnsi" w:cstheme="minorHAnsi"/>
        </w:rPr>
        <w:t xml:space="preserve">Quatro preceitos mais a firme e constante resolução </w:t>
      </w:r>
      <w:r w:rsidR="003135A3" w:rsidRPr="008A2035">
        <w:rPr>
          <w:rFonts w:asciiTheme="minorHAnsi" w:hAnsiTheme="minorHAnsi" w:cstheme="minorHAnsi"/>
        </w:rPr>
        <w:t xml:space="preserve">em </w:t>
      </w:r>
      <w:r w:rsidRPr="008A2035">
        <w:rPr>
          <w:rFonts w:asciiTheme="minorHAnsi" w:hAnsiTheme="minorHAnsi" w:cstheme="minorHAnsi"/>
        </w:rPr>
        <w:t>observá-los bastam para a busca por juízos críveis</w:t>
      </w:r>
      <w:r w:rsidR="003135A3" w:rsidRPr="008A2035">
        <w:rPr>
          <w:rFonts w:asciiTheme="minorHAnsi" w:hAnsiTheme="minorHAnsi" w:cstheme="minorHAnsi"/>
        </w:rPr>
        <w:t xml:space="preserve"> </w:t>
      </w:r>
      <w:r w:rsidR="00085C69" w:rsidRPr="008A2035">
        <w:rPr>
          <w:rFonts w:asciiTheme="minorHAnsi" w:hAnsiTheme="minorHAnsi" w:cstheme="minorHAnsi"/>
        </w:rPr>
        <w:t>(D</w:t>
      </w:r>
      <w:r w:rsidR="00B80466" w:rsidRPr="008A2035">
        <w:rPr>
          <w:rFonts w:asciiTheme="minorHAnsi" w:hAnsiTheme="minorHAnsi" w:cstheme="minorHAnsi"/>
        </w:rPr>
        <w:t>escartes</w:t>
      </w:r>
      <w:r w:rsidR="00085C69" w:rsidRPr="008A2035">
        <w:rPr>
          <w:rFonts w:asciiTheme="minorHAnsi" w:hAnsiTheme="minorHAnsi" w:cstheme="minorHAnsi"/>
        </w:rPr>
        <w:t>, 2001). A quantidade relativamente pequena de preceitos favorece sua aplicação com a disciplina necessária, evitando “a multiplicidade de leis que frequentemente fornece desculpas aos vícios”.</w:t>
      </w:r>
      <w:r w:rsidR="00764C75" w:rsidRPr="008A2035">
        <w:rPr>
          <w:rFonts w:asciiTheme="minorHAnsi" w:hAnsiTheme="minorHAnsi" w:cstheme="minorHAnsi"/>
        </w:rPr>
        <w:t xml:space="preserve"> São eles:</w:t>
      </w:r>
    </w:p>
    <w:p w14:paraId="2DEA2246" w14:textId="5722003B" w:rsidR="00085C69" w:rsidRPr="008A2035" w:rsidRDefault="00D10D95" w:rsidP="00A51ACF">
      <w:pPr>
        <w:pStyle w:val="PargrafodaLista"/>
        <w:numPr>
          <w:ilvl w:val="0"/>
          <w:numId w:val="18"/>
        </w:numPr>
        <w:spacing w:before="120"/>
        <w:contextualSpacing w:val="0"/>
        <w:jc w:val="both"/>
        <w:rPr>
          <w:rFonts w:asciiTheme="minorHAnsi" w:eastAsiaTheme="minorHAnsi" w:hAnsiTheme="minorHAnsi" w:cstheme="minorHAnsi"/>
          <w:lang w:eastAsia="en-US"/>
        </w:rPr>
      </w:pPr>
      <w:r w:rsidRPr="008A2035">
        <w:rPr>
          <w:rFonts w:asciiTheme="minorHAnsi" w:eastAsiaTheme="minorHAnsi" w:hAnsiTheme="minorHAnsi" w:cstheme="minorHAnsi"/>
          <w:lang w:eastAsia="en-US"/>
        </w:rPr>
        <w:t>N</w:t>
      </w:r>
      <w:r w:rsidR="00085C69" w:rsidRPr="008A2035">
        <w:rPr>
          <w:rFonts w:asciiTheme="minorHAnsi" w:eastAsiaTheme="minorHAnsi" w:hAnsiTheme="minorHAnsi" w:cstheme="minorHAnsi"/>
          <w:lang w:eastAsia="en-US"/>
        </w:rPr>
        <w:t>unca aceitar coisa alguma como verdadeira sem que a conhecesse evidentemente como tal</w:t>
      </w:r>
      <w:r w:rsidR="00A621A9" w:rsidRPr="008A2035">
        <w:rPr>
          <w:rFonts w:asciiTheme="minorHAnsi" w:eastAsiaTheme="minorHAnsi" w:hAnsiTheme="minorHAnsi" w:cstheme="minorHAnsi"/>
          <w:lang w:eastAsia="en-US"/>
        </w:rPr>
        <w:t>.</w:t>
      </w:r>
    </w:p>
    <w:p w14:paraId="0A31B1A6" w14:textId="4BE6E184" w:rsidR="00085C69" w:rsidRPr="008A2035" w:rsidRDefault="00D10D95" w:rsidP="00A51ACF">
      <w:pPr>
        <w:pStyle w:val="PargrafodaLista"/>
        <w:numPr>
          <w:ilvl w:val="0"/>
          <w:numId w:val="18"/>
        </w:numPr>
        <w:contextualSpacing w:val="0"/>
        <w:jc w:val="both"/>
        <w:rPr>
          <w:rFonts w:asciiTheme="minorHAnsi" w:eastAsiaTheme="minorHAnsi" w:hAnsiTheme="minorHAnsi" w:cstheme="minorHAnsi"/>
          <w:lang w:eastAsia="en-US"/>
        </w:rPr>
      </w:pPr>
      <w:r w:rsidRPr="008A2035">
        <w:rPr>
          <w:rFonts w:asciiTheme="minorHAnsi" w:eastAsiaTheme="minorHAnsi" w:hAnsiTheme="minorHAnsi" w:cstheme="minorHAnsi"/>
          <w:lang w:eastAsia="en-US"/>
        </w:rPr>
        <w:t>D</w:t>
      </w:r>
      <w:r w:rsidR="00085C69" w:rsidRPr="008A2035">
        <w:rPr>
          <w:rFonts w:asciiTheme="minorHAnsi" w:eastAsiaTheme="minorHAnsi" w:hAnsiTheme="minorHAnsi" w:cstheme="minorHAnsi"/>
          <w:lang w:eastAsia="en-US"/>
        </w:rPr>
        <w:t>ividir cada uma das dificuldades que examinasse em tantas partes quantas fosse possível e necessário para melhor resolvê</w:t>
      </w:r>
      <w:r w:rsidR="00356E33" w:rsidRPr="008A2035">
        <w:rPr>
          <w:rFonts w:asciiTheme="minorHAnsi" w:eastAsiaTheme="minorHAnsi" w:hAnsiTheme="minorHAnsi" w:cstheme="minorHAnsi"/>
          <w:lang w:eastAsia="en-US"/>
        </w:rPr>
        <w:t>-</w:t>
      </w:r>
      <w:r w:rsidR="00085C69" w:rsidRPr="008A2035">
        <w:rPr>
          <w:rFonts w:asciiTheme="minorHAnsi" w:eastAsiaTheme="minorHAnsi" w:hAnsiTheme="minorHAnsi" w:cstheme="minorHAnsi"/>
          <w:lang w:eastAsia="en-US"/>
        </w:rPr>
        <w:t>las.</w:t>
      </w:r>
    </w:p>
    <w:p w14:paraId="2F78D518" w14:textId="18BCA04D" w:rsidR="00085C69" w:rsidRPr="008A2035" w:rsidRDefault="00D10D95" w:rsidP="00A51ACF">
      <w:pPr>
        <w:pStyle w:val="PargrafodaLista"/>
        <w:numPr>
          <w:ilvl w:val="0"/>
          <w:numId w:val="18"/>
        </w:numPr>
        <w:contextualSpacing w:val="0"/>
        <w:jc w:val="both"/>
        <w:rPr>
          <w:rFonts w:asciiTheme="minorHAnsi" w:eastAsiaTheme="minorHAnsi" w:hAnsiTheme="minorHAnsi" w:cstheme="minorHAnsi"/>
          <w:lang w:eastAsia="en-US"/>
        </w:rPr>
      </w:pPr>
      <w:r w:rsidRPr="008A2035">
        <w:rPr>
          <w:rFonts w:asciiTheme="minorHAnsi" w:eastAsiaTheme="minorHAnsi" w:hAnsiTheme="minorHAnsi" w:cstheme="minorHAnsi"/>
          <w:lang w:eastAsia="en-US"/>
        </w:rPr>
        <w:t>C</w:t>
      </w:r>
      <w:r w:rsidR="00085C69" w:rsidRPr="008A2035">
        <w:rPr>
          <w:rFonts w:asciiTheme="minorHAnsi" w:eastAsiaTheme="minorHAnsi" w:hAnsiTheme="minorHAnsi" w:cstheme="minorHAnsi"/>
          <w:lang w:eastAsia="en-US"/>
        </w:rPr>
        <w:t xml:space="preserve">onduzir por ordem meus pensamentos, começando pelos objetos mais simples e mais fáceis de conhecer, para subir </w:t>
      </w:r>
      <w:r w:rsidR="00085C69" w:rsidRPr="008A2035">
        <w:rPr>
          <w:rFonts w:asciiTheme="minorHAnsi" w:eastAsiaTheme="minorHAnsi" w:hAnsiTheme="minorHAnsi" w:cstheme="minorHAnsi"/>
          <w:lang w:eastAsia="en-US"/>
        </w:rPr>
        <w:lastRenderedPageBreak/>
        <w:t>pouco a pouco, como por degraus, até o conhecimento dos mais compostos e supondo certa ordem mesmo entre aqueles que não precedem naturalmente uns aos outros.</w:t>
      </w:r>
    </w:p>
    <w:p w14:paraId="4993BE81" w14:textId="6492AA25" w:rsidR="00085C69" w:rsidRPr="008A2035" w:rsidRDefault="00D10D95" w:rsidP="00A51ACF">
      <w:pPr>
        <w:pStyle w:val="PargrafodaLista"/>
        <w:numPr>
          <w:ilvl w:val="0"/>
          <w:numId w:val="18"/>
        </w:numPr>
        <w:contextualSpacing w:val="0"/>
        <w:jc w:val="both"/>
        <w:rPr>
          <w:rFonts w:asciiTheme="minorHAnsi" w:eastAsiaTheme="minorHAnsi" w:hAnsiTheme="minorHAnsi" w:cstheme="minorHAnsi"/>
          <w:lang w:eastAsia="en-US"/>
        </w:rPr>
      </w:pPr>
      <w:r w:rsidRPr="008A2035">
        <w:rPr>
          <w:rFonts w:asciiTheme="minorHAnsi" w:eastAsiaTheme="minorHAnsi" w:hAnsiTheme="minorHAnsi" w:cstheme="minorHAnsi"/>
          <w:lang w:eastAsia="en-US"/>
        </w:rPr>
        <w:t>F</w:t>
      </w:r>
      <w:r w:rsidR="00085C69" w:rsidRPr="008A2035">
        <w:rPr>
          <w:rFonts w:asciiTheme="minorHAnsi" w:eastAsiaTheme="minorHAnsi" w:hAnsiTheme="minorHAnsi" w:cstheme="minorHAnsi"/>
          <w:lang w:eastAsia="en-US"/>
        </w:rPr>
        <w:t>azer em tudo enumerações tão completas e revisões tão gerais que eu tivesse certeza de nada omitir (</w:t>
      </w:r>
      <w:r w:rsidR="0049204C" w:rsidRPr="008A2035">
        <w:rPr>
          <w:rFonts w:asciiTheme="minorHAnsi" w:hAnsiTheme="minorHAnsi" w:cstheme="minorHAnsi"/>
        </w:rPr>
        <w:t xml:space="preserve">Descartes, 2001, </w:t>
      </w:r>
      <w:r w:rsidR="00085C69" w:rsidRPr="008A2035">
        <w:rPr>
          <w:rFonts w:asciiTheme="minorHAnsi" w:eastAsiaTheme="minorHAnsi" w:hAnsiTheme="minorHAnsi" w:cstheme="minorHAnsi"/>
          <w:lang w:eastAsia="en-US"/>
        </w:rPr>
        <w:t>p. 23).</w:t>
      </w:r>
    </w:p>
    <w:p w14:paraId="2DDC608B" w14:textId="77777777" w:rsidR="003135A3" w:rsidRPr="008A2035" w:rsidRDefault="003135A3" w:rsidP="00A51ACF">
      <w:pPr>
        <w:rPr>
          <w:rFonts w:asciiTheme="minorHAnsi" w:hAnsiTheme="minorHAnsi" w:cstheme="minorHAnsi"/>
        </w:rPr>
      </w:pPr>
    </w:p>
    <w:p w14:paraId="77810E51" w14:textId="534F8CE0" w:rsidR="004A6641" w:rsidRPr="008A2035" w:rsidRDefault="00356E33" w:rsidP="00A51ACF">
      <w:pPr>
        <w:pStyle w:val="Ttulo3"/>
        <w:spacing w:line="240" w:lineRule="auto"/>
        <w:ind w:left="0" w:firstLine="0"/>
        <w:rPr>
          <w:rFonts w:asciiTheme="minorHAnsi" w:hAnsiTheme="minorHAnsi" w:cstheme="minorHAnsi"/>
        </w:rPr>
      </w:pPr>
      <w:r w:rsidRPr="008A2035">
        <w:rPr>
          <w:rFonts w:asciiTheme="minorHAnsi" w:hAnsiTheme="minorHAnsi" w:cstheme="minorHAnsi"/>
        </w:rPr>
        <w:t>3.</w:t>
      </w:r>
      <w:r w:rsidR="00C87358" w:rsidRPr="008A2035">
        <w:rPr>
          <w:rFonts w:asciiTheme="minorHAnsi" w:hAnsiTheme="minorHAnsi" w:cstheme="minorHAnsi"/>
        </w:rPr>
        <w:t>3</w:t>
      </w:r>
      <w:r w:rsidRPr="008A2035">
        <w:rPr>
          <w:rFonts w:asciiTheme="minorHAnsi" w:hAnsiTheme="minorHAnsi" w:cstheme="minorHAnsi"/>
        </w:rPr>
        <w:tab/>
      </w:r>
      <w:r w:rsidR="004A6641" w:rsidRPr="008A2035">
        <w:rPr>
          <w:rFonts w:asciiTheme="minorHAnsi" w:hAnsiTheme="minorHAnsi" w:cstheme="minorHAnsi"/>
        </w:rPr>
        <w:t>As revoluções de Thomas Kuhn</w:t>
      </w:r>
    </w:p>
    <w:p w14:paraId="73CC0B36" w14:textId="06073C50" w:rsidR="003F5EDD" w:rsidRPr="008A2035" w:rsidRDefault="00A6319C" w:rsidP="00A51ACF">
      <w:pPr>
        <w:suppressAutoHyphens/>
        <w:ind w:firstLine="709"/>
        <w:jc w:val="both"/>
        <w:rPr>
          <w:rFonts w:asciiTheme="minorHAnsi" w:hAnsiTheme="minorHAnsi" w:cstheme="minorHAnsi"/>
        </w:rPr>
      </w:pPr>
      <w:r w:rsidRPr="008A2035">
        <w:rPr>
          <w:rFonts w:asciiTheme="minorHAnsi" w:hAnsiTheme="minorHAnsi" w:cstheme="minorHAnsi"/>
        </w:rPr>
        <w:t>Kuhn</w:t>
      </w:r>
      <w:r w:rsidR="001E7001" w:rsidRPr="008A2035">
        <w:rPr>
          <w:rFonts w:asciiTheme="minorHAnsi" w:hAnsiTheme="minorHAnsi" w:cstheme="minorHAnsi"/>
        </w:rPr>
        <w:t xml:space="preserve"> (</w:t>
      </w:r>
      <w:r w:rsidRPr="008A2035">
        <w:rPr>
          <w:rFonts w:asciiTheme="minorHAnsi" w:hAnsiTheme="minorHAnsi" w:cstheme="minorHAnsi"/>
        </w:rPr>
        <w:t xml:space="preserve">2017) investiga a história da ciência. </w:t>
      </w:r>
      <w:r w:rsidR="00DA3305" w:rsidRPr="008A2035">
        <w:rPr>
          <w:rFonts w:asciiTheme="minorHAnsi" w:hAnsiTheme="minorHAnsi" w:cstheme="minorHAnsi"/>
        </w:rPr>
        <w:t>Reconhece a importância dos p</w:t>
      </w:r>
      <w:r w:rsidR="003F5EDD" w:rsidRPr="008A2035">
        <w:rPr>
          <w:rFonts w:asciiTheme="minorHAnsi" w:hAnsiTheme="minorHAnsi" w:cstheme="minorHAnsi"/>
        </w:rPr>
        <w:t>aradigmas</w:t>
      </w:r>
      <w:r w:rsidR="00DA3305" w:rsidRPr="008A2035">
        <w:rPr>
          <w:rFonts w:asciiTheme="minorHAnsi" w:hAnsiTheme="minorHAnsi" w:cstheme="minorHAnsi"/>
        </w:rPr>
        <w:t xml:space="preserve"> que</w:t>
      </w:r>
      <w:r w:rsidR="003F5EDD" w:rsidRPr="008A2035">
        <w:rPr>
          <w:rFonts w:asciiTheme="minorHAnsi" w:hAnsiTheme="minorHAnsi" w:cstheme="minorHAnsi"/>
        </w:rPr>
        <w:t xml:space="preserve"> orientam o acúmulo de novos conhecimentos pela ciência normal</w:t>
      </w:r>
      <w:r w:rsidR="00DA3305" w:rsidRPr="008A2035">
        <w:rPr>
          <w:rFonts w:asciiTheme="minorHAnsi" w:hAnsiTheme="minorHAnsi" w:cstheme="minorHAnsi"/>
        </w:rPr>
        <w:t xml:space="preserve"> e da </w:t>
      </w:r>
      <w:r w:rsidR="003F5EDD" w:rsidRPr="008A2035">
        <w:rPr>
          <w:rFonts w:asciiTheme="minorHAnsi" w:hAnsiTheme="minorHAnsi" w:cstheme="minorHAnsi"/>
        </w:rPr>
        <w:t xml:space="preserve">epistemologia que </w:t>
      </w:r>
      <w:r w:rsidR="00DA3305" w:rsidRPr="008A2035">
        <w:rPr>
          <w:rFonts w:asciiTheme="minorHAnsi" w:hAnsiTheme="minorHAnsi" w:cstheme="minorHAnsi"/>
        </w:rPr>
        <w:t xml:space="preserve">os suporta, mas observa que </w:t>
      </w:r>
      <w:r w:rsidR="003F5EDD" w:rsidRPr="008A2035">
        <w:rPr>
          <w:rFonts w:asciiTheme="minorHAnsi" w:hAnsiTheme="minorHAnsi" w:cstheme="minorHAnsi"/>
        </w:rPr>
        <w:t>o efetivo desenvolvimento da ciência se dá pelas rupturas, pela substituição de conhecimentos incompatíveis. E</w:t>
      </w:r>
      <w:r w:rsidR="00DA3305" w:rsidRPr="008A2035">
        <w:rPr>
          <w:rFonts w:asciiTheme="minorHAnsi" w:hAnsiTheme="minorHAnsi" w:cstheme="minorHAnsi"/>
        </w:rPr>
        <w:t>st</w:t>
      </w:r>
      <w:r w:rsidR="003F5EDD" w:rsidRPr="008A2035">
        <w:rPr>
          <w:rFonts w:asciiTheme="minorHAnsi" w:hAnsiTheme="minorHAnsi" w:cstheme="minorHAnsi"/>
        </w:rPr>
        <w:t xml:space="preserve">as </w:t>
      </w:r>
      <w:r w:rsidR="00DA3305" w:rsidRPr="008A2035">
        <w:rPr>
          <w:rFonts w:asciiTheme="minorHAnsi" w:hAnsiTheme="minorHAnsi" w:cstheme="minorHAnsi"/>
        </w:rPr>
        <w:t xml:space="preserve">revoluções </w:t>
      </w:r>
      <w:r w:rsidR="003F5EDD" w:rsidRPr="008A2035">
        <w:rPr>
          <w:rFonts w:asciiTheme="minorHAnsi" w:hAnsiTheme="minorHAnsi" w:cstheme="minorHAnsi"/>
        </w:rPr>
        <w:t xml:space="preserve">respondem </w:t>
      </w:r>
      <w:r w:rsidR="00DA3305" w:rsidRPr="008A2035">
        <w:rPr>
          <w:rFonts w:asciiTheme="minorHAnsi" w:hAnsiTheme="minorHAnsi" w:cstheme="minorHAnsi"/>
        </w:rPr>
        <w:t>à</w:t>
      </w:r>
      <w:r w:rsidR="003F5EDD" w:rsidRPr="008A2035">
        <w:rPr>
          <w:rFonts w:asciiTheme="minorHAnsi" w:hAnsiTheme="minorHAnsi" w:cstheme="minorHAnsi"/>
        </w:rPr>
        <w:t xml:space="preserve"> insuficiência de paradigmas reinantes e são a única maneira eficaz de se gerarem descobertas.</w:t>
      </w:r>
    </w:p>
    <w:p w14:paraId="144383BA" w14:textId="279E18E6" w:rsidR="00ED089E" w:rsidRPr="008A2035" w:rsidRDefault="00CF2A3E" w:rsidP="00A51ACF">
      <w:pPr>
        <w:suppressAutoHyphens/>
        <w:ind w:firstLine="709"/>
        <w:jc w:val="both"/>
        <w:rPr>
          <w:rFonts w:asciiTheme="minorHAnsi" w:hAnsiTheme="minorHAnsi" w:cstheme="minorHAnsi"/>
        </w:rPr>
      </w:pPr>
      <w:r w:rsidRPr="008A2035">
        <w:rPr>
          <w:rFonts w:asciiTheme="minorHAnsi" w:hAnsiTheme="minorHAnsi" w:cstheme="minorHAnsi"/>
        </w:rPr>
        <w:t>Perceber coisas novas ao o</w:t>
      </w:r>
      <w:r w:rsidR="00ED089E" w:rsidRPr="008A2035">
        <w:rPr>
          <w:rFonts w:asciiTheme="minorHAnsi" w:hAnsiTheme="minorHAnsi" w:cstheme="minorHAnsi"/>
        </w:rPr>
        <w:t>bservar os mesmos pontos com os mesmos instrumentos é mais importante do que percebe</w:t>
      </w:r>
      <w:r w:rsidRPr="008A2035">
        <w:rPr>
          <w:rFonts w:asciiTheme="minorHAnsi" w:hAnsiTheme="minorHAnsi" w:cstheme="minorHAnsi"/>
        </w:rPr>
        <w:t>r</w:t>
      </w:r>
      <w:r w:rsidR="00ED089E" w:rsidRPr="008A2035">
        <w:rPr>
          <w:rFonts w:asciiTheme="minorHAnsi" w:hAnsiTheme="minorHAnsi" w:cstheme="minorHAnsi"/>
        </w:rPr>
        <w:t xml:space="preserve"> coisas novas</w:t>
      </w:r>
      <w:r w:rsidRPr="008A2035">
        <w:rPr>
          <w:rFonts w:asciiTheme="minorHAnsi" w:hAnsiTheme="minorHAnsi" w:cstheme="minorHAnsi"/>
        </w:rPr>
        <w:t xml:space="preserve"> </w:t>
      </w:r>
      <w:r w:rsidR="00ED089E" w:rsidRPr="008A2035">
        <w:rPr>
          <w:rFonts w:asciiTheme="minorHAnsi" w:hAnsiTheme="minorHAnsi" w:cstheme="minorHAnsi"/>
        </w:rPr>
        <w:t>com uso de novos instrumentos</w:t>
      </w:r>
      <w:r w:rsidR="00066CD7" w:rsidRPr="008A2035">
        <w:rPr>
          <w:rFonts w:asciiTheme="minorHAnsi" w:hAnsiTheme="minorHAnsi" w:cstheme="minorHAnsi"/>
        </w:rPr>
        <w:t>; e</w:t>
      </w:r>
      <w:r w:rsidR="00ED089E" w:rsidRPr="008A2035">
        <w:rPr>
          <w:rFonts w:asciiTheme="minorHAnsi" w:hAnsiTheme="minorHAnsi" w:cstheme="minorHAnsi"/>
        </w:rPr>
        <w:t xml:space="preserve">sta capacidade de percepção diferencia o aprendiz e o mestre. </w:t>
      </w:r>
      <w:r w:rsidR="005921BD" w:rsidRPr="008A2035">
        <w:rPr>
          <w:rFonts w:asciiTheme="minorHAnsi" w:hAnsiTheme="minorHAnsi" w:cstheme="minorHAnsi"/>
        </w:rPr>
        <w:t>O</w:t>
      </w:r>
      <w:r w:rsidR="00ED089E" w:rsidRPr="008A2035">
        <w:rPr>
          <w:rFonts w:asciiTheme="minorHAnsi" w:hAnsiTheme="minorHAnsi" w:cstheme="minorHAnsi"/>
        </w:rPr>
        <w:t xml:space="preserve"> conhecimento científico moderno</w:t>
      </w:r>
      <w:r w:rsidR="005D492B" w:rsidRPr="008A2035">
        <w:rPr>
          <w:rFonts w:asciiTheme="minorHAnsi" w:hAnsiTheme="minorHAnsi" w:cstheme="minorHAnsi"/>
        </w:rPr>
        <w:t xml:space="preserve"> </w:t>
      </w:r>
      <w:r w:rsidR="00ED089E" w:rsidRPr="008A2035">
        <w:rPr>
          <w:rFonts w:asciiTheme="minorHAnsi" w:hAnsiTheme="minorHAnsi" w:cstheme="minorHAnsi"/>
        </w:rPr>
        <w:t>resulta de uma sequência de revoluções separadas por períodos de pesquisa normal</w:t>
      </w:r>
      <w:r w:rsidR="005921BD" w:rsidRPr="008A2035">
        <w:rPr>
          <w:rFonts w:asciiTheme="minorHAnsi" w:hAnsiTheme="minorHAnsi" w:cstheme="minorHAnsi"/>
        </w:rPr>
        <w:t>, conclui</w:t>
      </w:r>
      <w:r w:rsidR="00ED089E" w:rsidRPr="008A2035">
        <w:rPr>
          <w:rFonts w:asciiTheme="minorHAnsi" w:hAnsiTheme="minorHAnsi" w:cstheme="minorHAnsi"/>
        </w:rPr>
        <w:t>.</w:t>
      </w:r>
    </w:p>
    <w:p w14:paraId="525E5CCE" w14:textId="21AAA230" w:rsidR="008D713E" w:rsidRPr="008A2035" w:rsidRDefault="00C23434" w:rsidP="00A51ACF">
      <w:pPr>
        <w:pStyle w:val="Ttulo3"/>
        <w:spacing w:line="240" w:lineRule="auto"/>
        <w:ind w:left="0" w:firstLine="0"/>
        <w:rPr>
          <w:rFonts w:asciiTheme="minorHAnsi" w:hAnsiTheme="minorHAnsi" w:cstheme="minorHAnsi"/>
        </w:rPr>
      </w:pPr>
      <w:r w:rsidRPr="008A2035">
        <w:rPr>
          <w:rFonts w:asciiTheme="minorHAnsi" w:hAnsiTheme="minorHAnsi" w:cstheme="minorHAnsi"/>
        </w:rPr>
        <w:t>3.</w:t>
      </w:r>
      <w:r w:rsidR="00C87358" w:rsidRPr="008A2035">
        <w:rPr>
          <w:rFonts w:asciiTheme="minorHAnsi" w:hAnsiTheme="minorHAnsi" w:cstheme="minorHAnsi"/>
        </w:rPr>
        <w:t>4</w:t>
      </w:r>
      <w:r w:rsidRPr="008A2035">
        <w:rPr>
          <w:rFonts w:asciiTheme="minorHAnsi" w:hAnsiTheme="minorHAnsi" w:cstheme="minorHAnsi"/>
        </w:rPr>
        <w:tab/>
      </w:r>
      <w:r w:rsidR="005C66F4" w:rsidRPr="008A2035">
        <w:rPr>
          <w:rFonts w:asciiTheme="minorHAnsi" w:hAnsiTheme="minorHAnsi" w:cstheme="minorHAnsi"/>
        </w:rPr>
        <w:t>A originalidade de Karl Popper</w:t>
      </w:r>
    </w:p>
    <w:p w14:paraId="41B79DC4" w14:textId="2DAEADD5" w:rsidR="004A30AC" w:rsidRPr="008A2035" w:rsidRDefault="004A30AC" w:rsidP="00A51ACF">
      <w:pPr>
        <w:suppressAutoHyphens/>
        <w:ind w:firstLine="709"/>
        <w:jc w:val="both"/>
        <w:rPr>
          <w:rFonts w:asciiTheme="minorHAnsi" w:hAnsiTheme="minorHAnsi" w:cstheme="minorHAnsi"/>
        </w:rPr>
      </w:pPr>
      <w:r w:rsidRPr="008A2035">
        <w:rPr>
          <w:rFonts w:asciiTheme="minorHAnsi" w:hAnsiTheme="minorHAnsi" w:cstheme="minorHAnsi"/>
        </w:rPr>
        <w:t>Miller (2010) é uma coletânea d</w:t>
      </w:r>
      <w:r w:rsidR="003D2108" w:rsidRPr="008A2035">
        <w:rPr>
          <w:rFonts w:asciiTheme="minorHAnsi" w:hAnsiTheme="minorHAnsi" w:cstheme="minorHAnsi"/>
        </w:rPr>
        <w:t>os</w:t>
      </w:r>
      <w:r w:rsidRPr="008A2035">
        <w:rPr>
          <w:rFonts w:asciiTheme="minorHAnsi" w:hAnsiTheme="minorHAnsi" w:cstheme="minorHAnsi"/>
        </w:rPr>
        <w:t xml:space="preserve"> textos mais representativos das ideias d</w:t>
      </w:r>
      <w:r w:rsidR="003D2108" w:rsidRPr="008A2035">
        <w:rPr>
          <w:rFonts w:asciiTheme="minorHAnsi" w:hAnsiTheme="minorHAnsi" w:cstheme="minorHAnsi"/>
        </w:rPr>
        <w:t>e Karl Popper</w:t>
      </w:r>
      <w:r w:rsidRPr="008A2035">
        <w:rPr>
          <w:rFonts w:asciiTheme="minorHAnsi" w:hAnsiTheme="minorHAnsi" w:cstheme="minorHAnsi"/>
        </w:rPr>
        <w:t xml:space="preserve">, segundo </w:t>
      </w:r>
      <w:r w:rsidR="005D3815" w:rsidRPr="008A2035">
        <w:rPr>
          <w:rFonts w:asciiTheme="minorHAnsi" w:hAnsiTheme="minorHAnsi" w:cstheme="minorHAnsi"/>
        </w:rPr>
        <w:t xml:space="preserve">o </w:t>
      </w:r>
      <w:r w:rsidRPr="008A2035">
        <w:rPr>
          <w:rFonts w:asciiTheme="minorHAnsi" w:hAnsiTheme="minorHAnsi" w:cstheme="minorHAnsi"/>
        </w:rPr>
        <w:t xml:space="preserve">seu assistente </w:t>
      </w:r>
      <w:r w:rsidR="003D2108" w:rsidRPr="008A2035">
        <w:rPr>
          <w:rFonts w:asciiTheme="minorHAnsi" w:hAnsiTheme="minorHAnsi" w:cstheme="minorHAnsi"/>
        </w:rPr>
        <w:t xml:space="preserve">e </w:t>
      </w:r>
      <w:r w:rsidRPr="008A2035">
        <w:rPr>
          <w:rFonts w:asciiTheme="minorHAnsi" w:hAnsiTheme="minorHAnsi" w:cstheme="minorHAnsi"/>
        </w:rPr>
        <w:t xml:space="preserve">autor da obra. Conforme </w:t>
      </w:r>
      <w:r w:rsidR="00AA0FE9" w:rsidRPr="008A2035">
        <w:rPr>
          <w:rFonts w:asciiTheme="minorHAnsi" w:hAnsiTheme="minorHAnsi" w:cstheme="minorHAnsi"/>
        </w:rPr>
        <w:t>aquele</w:t>
      </w:r>
      <w:r w:rsidRPr="008A2035">
        <w:rPr>
          <w:rFonts w:asciiTheme="minorHAnsi" w:hAnsiTheme="minorHAnsi" w:cstheme="minorHAnsi"/>
        </w:rPr>
        <w:t>s textos, Popper</w:t>
      </w:r>
      <w:r w:rsidR="003D2108" w:rsidRPr="008A2035">
        <w:rPr>
          <w:rFonts w:asciiTheme="minorHAnsi" w:hAnsiTheme="minorHAnsi" w:cstheme="minorHAnsi"/>
        </w:rPr>
        <w:t xml:space="preserve"> entende que</w:t>
      </w:r>
      <w:r w:rsidRPr="008A2035">
        <w:rPr>
          <w:rFonts w:asciiTheme="minorHAnsi" w:hAnsiTheme="minorHAnsi" w:cstheme="minorHAnsi"/>
        </w:rPr>
        <w:t>:</w:t>
      </w:r>
    </w:p>
    <w:p w14:paraId="3C2C4BB5" w14:textId="3DC9B531" w:rsidR="004A30AC" w:rsidRPr="008A2035" w:rsidRDefault="003D2108" w:rsidP="00A51ACF">
      <w:pPr>
        <w:pStyle w:val="PargrafodaLista"/>
        <w:numPr>
          <w:ilvl w:val="0"/>
          <w:numId w:val="19"/>
        </w:numPr>
        <w:suppressAutoHyphens/>
        <w:jc w:val="both"/>
        <w:rPr>
          <w:rFonts w:asciiTheme="minorHAnsi" w:hAnsiTheme="minorHAnsi" w:cstheme="minorHAnsi"/>
        </w:rPr>
      </w:pPr>
      <w:r w:rsidRPr="008A2035">
        <w:rPr>
          <w:rFonts w:asciiTheme="minorHAnsi" w:hAnsiTheme="minorHAnsi" w:cstheme="minorHAnsi"/>
        </w:rPr>
        <w:t>O</w:t>
      </w:r>
      <w:r w:rsidR="004A30AC" w:rsidRPr="008A2035">
        <w:rPr>
          <w:rFonts w:asciiTheme="minorHAnsi" w:hAnsiTheme="minorHAnsi" w:cstheme="minorHAnsi"/>
        </w:rPr>
        <w:t xml:space="preserve"> conhecimento avança por conjecturas e refutações</w:t>
      </w:r>
      <w:r w:rsidR="003870C0" w:rsidRPr="008A2035">
        <w:rPr>
          <w:rFonts w:asciiTheme="minorHAnsi" w:hAnsiTheme="minorHAnsi" w:cstheme="minorHAnsi"/>
        </w:rPr>
        <w:t xml:space="preserve"> e</w:t>
      </w:r>
      <w:r w:rsidR="004A30AC" w:rsidRPr="008A2035">
        <w:rPr>
          <w:rFonts w:asciiTheme="minorHAnsi" w:hAnsiTheme="minorHAnsi" w:cstheme="minorHAnsi"/>
        </w:rPr>
        <w:t xml:space="preserve"> todo argumento deve partir de suposições, então não é razoável exigir que todas as suposições se baseiem em argumentos. A análise racional das consequências não torna a decisão racional e tampouco consequências determinam nossas decisões: nós é que sempre decidimos.</w:t>
      </w:r>
    </w:p>
    <w:p w14:paraId="0A6140FD" w14:textId="2DA7BB13" w:rsidR="004A30AC" w:rsidRPr="008A2035" w:rsidRDefault="003D2108" w:rsidP="00A51ACF">
      <w:pPr>
        <w:pStyle w:val="PargrafodaLista"/>
        <w:numPr>
          <w:ilvl w:val="0"/>
          <w:numId w:val="19"/>
        </w:numPr>
        <w:suppressAutoHyphens/>
        <w:jc w:val="both"/>
        <w:rPr>
          <w:rFonts w:asciiTheme="minorHAnsi" w:hAnsiTheme="minorHAnsi" w:cstheme="minorHAnsi"/>
        </w:rPr>
      </w:pPr>
      <w:r w:rsidRPr="008A2035">
        <w:rPr>
          <w:rFonts w:asciiTheme="minorHAnsi" w:hAnsiTheme="minorHAnsi" w:cstheme="minorHAnsi"/>
        </w:rPr>
        <w:t>E</w:t>
      </w:r>
      <w:r w:rsidR="004A30AC" w:rsidRPr="008A2035">
        <w:rPr>
          <w:rFonts w:asciiTheme="minorHAnsi" w:hAnsiTheme="minorHAnsi" w:cstheme="minorHAnsi"/>
        </w:rPr>
        <w:t xml:space="preserve">nunciados empíricos </w:t>
      </w:r>
      <w:r w:rsidRPr="008A2035">
        <w:rPr>
          <w:rFonts w:asciiTheme="minorHAnsi" w:hAnsiTheme="minorHAnsi" w:cstheme="minorHAnsi"/>
        </w:rPr>
        <w:t xml:space="preserve">se distinguem </w:t>
      </w:r>
      <w:r w:rsidR="004A30AC" w:rsidRPr="008A2035">
        <w:rPr>
          <w:rFonts w:asciiTheme="minorHAnsi" w:hAnsiTheme="minorHAnsi" w:cstheme="minorHAnsi"/>
        </w:rPr>
        <w:t>pela susceptibilidade à revisão, crítica e superação por outros melhores e a postura crítica é apropriada ao cientista. O convencionalismo não apresenta incoerências, mas é inaceitável ao buscar na ciência um sistema de conhecimento baseado em alicerces definitivos com definições implícitas irrefutáveis – uma meta inatingível.</w:t>
      </w:r>
    </w:p>
    <w:p w14:paraId="5006E268" w14:textId="75C61255" w:rsidR="004A30AC" w:rsidRPr="008A2035" w:rsidRDefault="003D2108" w:rsidP="00A51ACF">
      <w:pPr>
        <w:pStyle w:val="PargrafodaLista"/>
        <w:numPr>
          <w:ilvl w:val="0"/>
          <w:numId w:val="19"/>
        </w:numPr>
        <w:suppressAutoHyphens/>
        <w:jc w:val="both"/>
        <w:rPr>
          <w:rFonts w:asciiTheme="minorHAnsi" w:hAnsiTheme="minorHAnsi" w:cstheme="minorHAnsi"/>
        </w:rPr>
      </w:pPr>
      <w:r w:rsidRPr="008A2035">
        <w:rPr>
          <w:rFonts w:asciiTheme="minorHAnsi" w:hAnsiTheme="minorHAnsi" w:cstheme="minorHAnsi"/>
        </w:rPr>
        <w:t>R</w:t>
      </w:r>
      <w:r w:rsidR="004A30AC" w:rsidRPr="008A2035">
        <w:rPr>
          <w:rFonts w:asciiTheme="minorHAnsi" w:hAnsiTheme="minorHAnsi" w:cstheme="minorHAnsi"/>
        </w:rPr>
        <w:t>astrear nosso conhecimento até sua fonte suprema com base apenas na observação leva a regressão infinita, sendo logicamente impossível. O erro fundamental da filosofia na procura das fontes do nosso conhecimento é não distinguir com suficiente clareza questões de origem e validade.</w:t>
      </w:r>
    </w:p>
    <w:p w14:paraId="332887F9" w14:textId="6CD1FF2F" w:rsidR="004A30AC" w:rsidRPr="008A2035" w:rsidRDefault="003D2108" w:rsidP="00A51ACF">
      <w:pPr>
        <w:pStyle w:val="PargrafodaLista"/>
        <w:numPr>
          <w:ilvl w:val="0"/>
          <w:numId w:val="19"/>
        </w:numPr>
        <w:suppressAutoHyphens/>
        <w:jc w:val="both"/>
        <w:rPr>
          <w:rFonts w:asciiTheme="minorHAnsi" w:hAnsiTheme="minorHAnsi" w:cstheme="minorHAnsi"/>
        </w:rPr>
      </w:pPr>
      <w:r w:rsidRPr="008A2035">
        <w:rPr>
          <w:rFonts w:asciiTheme="minorHAnsi" w:hAnsiTheme="minorHAnsi" w:cstheme="minorHAnsi"/>
        </w:rPr>
        <w:t>À</w:t>
      </w:r>
      <w:r w:rsidR="000224D2" w:rsidRPr="008A2035">
        <w:rPr>
          <w:rFonts w:asciiTheme="minorHAnsi" w:hAnsiTheme="minorHAnsi" w:cstheme="minorHAnsi"/>
        </w:rPr>
        <w:t xml:space="preserve"> epistemologia</w:t>
      </w:r>
      <w:r w:rsidR="00F6576D" w:rsidRPr="008A2035">
        <w:rPr>
          <w:rFonts w:asciiTheme="minorHAnsi" w:hAnsiTheme="minorHAnsi" w:cstheme="minorHAnsi"/>
        </w:rPr>
        <w:t xml:space="preserve"> </w:t>
      </w:r>
      <w:r w:rsidRPr="008A2035">
        <w:rPr>
          <w:rFonts w:asciiTheme="minorHAnsi" w:hAnsiTheme="minorHAnsi" w:cstheme="minorHAnsi"/>
        </w:rPr>
        <w:t xml:space="preserve">convém </w:t>
      </w:r>
      <w:r w:rsidR="00F6576D" w:rsidRPr="008A2035">
        <w:rPr>
          <w:rFonts w:asciiTheme="minorHAnsi" w:hAnsiTheme="minorHAnsi" w:cstheme="minorHAnsi"/>
        </w:rPr>
        <w:t>mudar sua questão essencial</w:t>
      </w:r>
      <w:r w:rsidR="004A30AC" w:rsidRPr="008A2035">
        <w:rPr>
          <w:rFonts w:asciiTheme="minorHAnsi" w:hAnsiTheme="minorHAnsi" w:cstheme="minorHAnsi"/>
        </w:rPr>
        <w:t xml:space="preserve">: de identificar a fonte suprema do conhecimento para como identificar e eliminar </w:t>
      </w:r>
      <w:r w:rsidR="000224D2" w:rsidRPr="008A2035">
        <w:rPr>
          <w:rFonts w:asciiTheme="minorHAnsi" w:hAnsiTheme="minorHAnsi" w:cstheme="minorHAnsi"/>
        </w:rPr>
        <w:t xml:space="preserve">o </w:t>
      </w:r>
      <w:r w:rsidR="004A30AC" w:rsidRPr="008A2035">
        <w:rPr>
          <w:rFonts w:asciiTheme="minorHAnsi" w:hAnsiTheme="minorHAnsi" w:cstheme="minorHAnsi"/>
        </w:rPr>
        <w:t>erro.</w:t>
      </w:r>
    </w:p>
    <w:p w14:paraId="64A78136" w14:textId="728881F7" w:rsidR="00D82333" w:rsidRPr="008A2035" w:rsidRDefault="003D2108" w:rsidP="00A51ACF">
      <w:pPr>
        <w:pStyle w:val="PargrafodaLista"/>
        <w:numPr>
          <w:ilvl w:val="0"/>
          <w:numId w:val="19"/>
        </w:numPr>
        <w:suppressAutoHyphens/>
        <w:jc w:val="both"/>
        <w:rPr>
          <w:rFonts w:asciiTheme="minorHAnsi" w:hAnsiTheme="minorHAnsi" w:cstheme="minorHAnsi"/>
        </w:rPr>
      </w:pPr>
      <w:r w:rsidRPr="008A2035">
        <w:rPr>
          <w:rFonts w:asciiTheme="minorHAnsi" w:hAnsiTheme="minorHAnsi" w:cstheme="minorHAnsi"/>
        </w:rPr>
        <w:t>A</w:t>
      </w:r>
      <w:r w:rsidR="004A30AC" w:rsidRPr="008A2035">
        <w:rPr>
          <w:rFonts w:asciiTheme="minorHAnsi" w:hAnsiTheme="minorHAnsi" w:cstheme="minorHAnsi"/>
        </w:rPr>
        <w:t xml:space="preserve"> epistemologia </w:t>
      </w:r>
      <w:r w:rsidRPr="008A2035">
        <w:rPr>
          <w:rFonts w:asciiTheme="minorHAnsi" w:hAnsiTheme="minorHAnsi" w:cstheme="minorHAnsi"/>
        </w:rPr>
        <w:t xml:space="preserve">deve </w:t>
      </w:r>
      <w:r w:rsidR="004A30AC" w:rsidRPr="008A2035">
        <w:rPr>
          <w:rFonts w:asciiTheme="minorHAnsi" w:hAnsiTheme="minorHAnsi" w:cstheme="minorHAnsi"/>
        </w:rPr>
        <w:t>se identifica</w:t>
      </w:r>
      <w:r w:rsidRPr="008A2035">
        <w:rPr>
          <w:rFonts w:asciiTheme="minorHAnsi" w:hAnsiTheme="minorHAnsi" w:cstheme="minorHAnsi"/>
        </w:rPr>
        <w:t>r</w:t>
      </w:r>
      <w:r w:rsidR="004A30AC" w:rsidRPr="008A2035">
        <w:rPr>
          <w:rFonts w:asciiTheme="minorHAnsi" w:hAnsiTheme="minorHAnsi" w:cstheme="minorHAnsi"/>
        </w:rPr>
        <w:t xml:space="preserve"> com o método científico, que se ocupa com a escolha dos métodos, a maneira de lidar com os enunciados científicos e a análise lógica das relações entre eles.</w:t>
      </w:r>
    </w:p>
    <w:p w14:paraId="3B3625B1" w14:textId="2E5E8B74" w:rsidR="004A6641" w:rsidRPr="008A2035" w:rsidRDefault="0050110A" w:rsidP="00A51ACF">
      <w:pPr>
        <w:pStyle w:val="Ttulo3"/>
        <w:spacing w:line="240" w:lineRule="auto"/>
        <w:ind w:left="0" w:firstLine="0"/>
        <w:rPr>
          <w:rFonts w:asciiTheme="minorHAnsi" w:hAnsiTheme="minorHAnsi" w:cstheme="minorHAnsi"/>
        </w:rPr>
      </w:pPr>
      <w:r w:rsidRPr="008A2035">
        <w:rPr>
          <w:rFonts w:asciiTheme="minorHAnsi" w:hAnsiTheme="minorHAnsi" w:cstheme="minorHAnsi"/>
        </w:rPr>
        <w:t>3.</w:t>
      </w:r>
      <w:r w:rsidR="00C87358" w:rsidRPr="008A2035">
        <w:rPr>
          <w:rFonts w:asciiTheme="minorHAnsi" w:hAnsiTheme="minorHAnsi" w:cstheme="minorHAnsi"/>
        </w:rPr>
        <w:t>5</w:t>
      </w:r>
      <w:r w:rsidRPr="008A2035">
        <w:rPr>
          <w:rFonts w:asciiTheme="minorHAnsi" w:hAnsiTheme="minorHAnsi" w:cstheme="minorHAnsi"/>
        </w:rPr>
        <w:tab/>
      </w:r>
      <w:r w:rsidR="004A6641" w:rsidRPr="008A2035">
        <w:rPr>
          <w:rFonts w:asciiTheme="minorHAnsi" w:hAnsiTheme="minorHAnsi" w:cstheme="minorHAnsi"/>
        </w:rPr>
        <w:t>A consciência de Edgar Morin</w:t>
      </w:r>
    </w:p>
    <w:p w14:paraId="6AAD3BE8" w14:textId="483E4DD9" w:rsidR="009B2136" w:rsidRPr="008A2035" w:rsidRDefault="007D6A62" w:rsidP="00A51ACF">
      <w:pPr>
        <w:pStyle w:val="Default"/>
        <w:ind w:firstLine="709"/>
        <w:jc w:val="both"/>
        <w:rPr>
          <w:rFonts w:asciiTheme="minorHAnsi" w:eastAsia="Times New Roman" w:hAnsiTheme="minorHAnsi" w:cstheme="minorHAnsi"/>
          <w:color w:val="auto"/>
          <w:lang w:eastAsia="pt-BR"/>
        </w:rPr>
      </w:pPr>
      <w:r w:rsidRPr="008A2035">
        <w:rPr>
          <w:rFonts w:asciiTheme="minorHAnsi" w:hAnsiTheme="minorHAnsi" w:cstheme="minorHAnsi"/>
          <w:color w:val="auto"/>
        </w:rPr>
        <w:t xml:space="preserve">Morin </w:t>
      </w:r>
      <w:r w:rsidR="00092AA7" w:rsidRPr="008A2035">
        <w:rPr>
          <w:rFonts w:asciiTheme="minorHAnsi" w:hAnsiTheme="minorHAnsi" w:cstheme="minorHAnsi"/>
          <w:color w:val="auto"/>
        </w:rPr>
        <w:t>(1995)</w:t>
      </w:r>
      <w:r w:rsidRPr="008A2035">
        <w:rPr>
          <w:rFonts w:asciiTheme="minorHAnsi" w:hAnsiTheme="minorHAnsi" w:cstheme="minorHAnsi"/>
          <w:color w:val="auto"/>
        </w:rPr>
        <w:t xml:space="preserve">, </w:t>
      </w:r>
      <w:r w:rsidR="00D32BB7" w:rsidRPr="008A2035">
        <w:rPr>
          <w:rFonts w:asciiTheme="minorHAnsi" w:hAnsiTheme="minorHAnsi" w:cstheme="minorHAnsi"/>
          <w:color w:val="auto"/>
        </w:rPr>
        <w:t>conforme</w:t>
      </w:r>
      <w:r w:rsidRPr="008A2035">
        <w:rPr>
          <w:rFonts w:asciiTheme="minorHAnsi" w:hAnsiTheme="minorHAnsi" w:cstheme="minorHAnsi"/>
          <w:color w:val="auto"/>
        </w:rPr>
        <w:t xml:space="preserve"> apresenta</w:t>
      </w:r>
      <w:r w:rsidR="001D494A" w:rsidRPr="008A2035">
        <w:rPr>
          <w:rFonts w:asciiTheme="minorHAnsi" w:hAnsiTheme="minorHAnsi" w:cstheme="minorHAnsi"/>
          <w:color w:val="auto"/>
        </w:rPr>
        <w:t>ção de</w:t>
      </w:r>
      <w:r w:rsidRPr="008A2035">
        <w:rPr>
          <w:rFonts w:asciiTheme="minorHAnsi" w:hAnsiTheme="minorHAnsi" w:cstheme="minorHAnsi"/>
          <w:color w:val="auto"/>
        </w:rPr>
        <w:t xml:space="preserve"> Iná Elias de Castro,</w:t>
      </w:r>
      <w:r w:rsidR="00092AA7" w:rsidRPr="008A2035">
        <w:rPr>
          <w:rFonts w:asciiTheme="minorHAnsi" w:hAnsiTheme="minorHAnsi" w:cstheme="minorHAnsi"/>
          <w:color w:val="auto"/>
        </w:rPr>
        <w:t xml:space="preserve"> enfrenta </w:t>
      </w:r>
      <w:r w:rsidR="00890000" w:rsidRPr="008A2035">
        <w:rPr>
          <w:rFonts w:asciiTheme="minorHAnsi" w:hAnsiTheme="minorHAnsi" w:cstheme="minorHAnsi"/>
        </w:rPr>
        <w:t xml:space="preserve">a necessidade de um novo paradigma </w:t>
      </w:r>
      <w:r w:rsidR="008D5204" w:rsidRPr="008A2035">
        <w:rPr>
          <w:rFonts w:asciiTheme="minorHAnsi" w:hAnsiTheme="minorHAnsi" w:cstheme="minorHAnsi"/>
        </w:rPr>
        <w:t xml:space="preserve">epistemológico </w:t>
      </w:r>
      <w:r w:rsidR="00890000" w:rsidRPr="008A2035">
        <w:rPr>
          <w:rFonts w:asciiTheme="minorHAnsi" w:hAnsiTheme="minorHAnsi" w:cstheme="minorHAnsi"/>
        </w:rPr>
        <w:t xml:space="preserve">que </w:t>
      </w:r>
      <w:r w:rsidR="00A0013D" w:rsidRPr="008A2035">
        <w:rPr>
          <w:rFonts w:asciiTheme="minorHAnsi" w:hAnsiTheme="minorHAnsi" w:cstheme="minorHAnsi"/>
        </w:rPr>
        <w:t xml:space="preserve">(a) </w:t>
      </w:r>
      <w:r w:rsidR="00890000" w:rsidRPr="008A2035">
        <w:rPr>
          <w:rFonts w:asciiTheme="minorHAnsi" w:hAnsiTheme="minorHAnsi" w:cstheme="minorHAnsi"/>
        </w:rPr>
        <w:t xml:space="preserve">rompa os limites do </w:t>
      </w:r>
      <w:r w:rsidR="00890000" w:rsidRPr="008A2035">
        <w:rPr>
          <w:rFonts w:asciiTheme="minorHAnsi" w:hAnsiTheme="minorHAnsi" w:cstheme="minorHAnsi"/>
        </w:rPr>
        <w:lastRenderedPageBreak/>
        <w:t xml:space="preserve">determinismo e da simplificação e </w:t>
      </w:r>
      <w:r w:rsidR="00A0013D" w:rsidRPr="008A2035">
        <w:rPr>
          <w:rFonts w:asciiTheme="minorHAnsi" w:hAnsiTheme="minorHAnsi" w:cstheme="minorHAnsi"/>
        </w:rPr>
        <w:t xml:space="preserve">(b) </w:t>
      </w:r>
      <w:r w:rsidR="00890000" w:rsidRPr="008A2035">
        <w:rPr>
          <w:rFonts w:asciiTheme="minorHAnsi" w:hAnsiTheme="minorHAnsi" w:cstheme="minorHAnsi"/>
        </w:rPr>
        <w:t xml:space="preserve">incorpore o acaso, </w:t>
      </w:r>
      <w:r w:rsidR="00250782" w:rsidRPr="008A2035">
        <w:rPr>
          <w:rFonts w:asciiTheme="minorHAnsi" w:hAnsiTheme="minorHAnsi" w:cstheme="minorHAnsi"/>
        </w:rPr>
        <w:t xml:space="preserve">a </w:t>
      </w:r>
      <w:r w:rsidR="00890000" w:rsidRPr="008A2035">
        <w:rPr>
          <w:rFonts w:asciiTheme="minorHAnsi" w:hAnsiTheme="minorHAnsi" w:cstheme="minorHAnsi"/>
        </w:rPr>
        <w:t xml:space="preserve">probabilidade e </w:t>
      </w:r>
      <w:r w:rsidR="00250782" w:rsidRPr="008A2035">
        <w:rPr>
          <w:rFonts w:asciiTheme="minorHAnsi" w:hAnsiTheme="minorHAnsi" w:cstheme="minorHAnsi"/>
        </w:rPr>
        <w:t xml:space="preserve">a </w:t>
      </w:r>
      <w:r w:rsidR="00890000" w:rsidRPr="008A2035">
        <w:rPr>
          <w:rFonts w:asciiTheme="minorHAnsi" w:hAnsiTheme="minorHAnsi" w:cstheme="minorHAnsi"/>
        </w:rPr>
        <w:t>incerteza como parâmetros necessários à compreensão da realidade</w:t>
      </w:r>
      <w:r w:rsidR="00A221FC" w:rsidRPr="008A2035">
        <w:rPr>
          <w:rFonts w:asciiTheme="minorHAnsi" w:hAnsiTheme="minorHAnsi" w:cstheme="minorHAnsi"/>
        </w:rPr>
        <w:t xml:space="preserve"> – </w:t>
      </w:r>
      <w:r w:rsidR="00A0013D" w:rsidRPr="008A2035">
        <w:rPr>
          <w:rFonts w:asciiTheme="minorHAnsi" w:hAnsiTheme="minorHAnsi" w:cstheme="minorHAnsi"/>
        </w:rPr>
        <w:t xml:space="preserve">desafios que </w:t>
      </w:r>
      <w:r w:rsidR="0020124A" w:rsidRPr="008A2035">
        <w:rPr>
          <w:rFonts w:asciiTheme="minorHAnsi" w:hAnsiTheme="minorHAnsi" w:cstheme="minorHAnsi"/>
        </w:rPr>
        <w:t>se alinha</w:t>
      </w:r>
      <w:r w:rsidR="00A0013D" w:rsidRPr="008A2035">
        <w:rPr>
          <w:rFonts w:asciiTheme="minorHAnsi" w:hAnsiTheme="minorHAnsi" w:cstheme="minorHAnsi"/>
        </w:rPr>
        <w:t>m</w:t>
      </w:r>
      <w:r w:rsidR="0020124A" w:rsidRPr="008A2035">
        <w:rPr>
          <w:rFonts w:asciiTheme="minorHAnsi" w:hAnsiTheme="minorHAnsi" w:cstheme="minorHAnsi"/>
        </w:rPr>
        <w:t xml:space="preserve"> ao nosso estudo</w:t>
      </w:r>
      <w:r w:rsidR="00890000" w:rsidRPr="008A2035">
        <w:rPr>
          <w:rFonts w:asciiTheme="minorHAnsi" w:hAnsiTheme="minorHAnsi" w:cstheme="minorHAnsi"/>
        </w:rPr>
        <w:t>.</w:t>
      </w:r>
      <w:r w:rsidR="00A56CEC" w:rsidRPr="008A2035">
        <w:rPr>
          <w:rFonts w:asciiTheme="minorHAnsi" w:hAnsiTheme="minorHAnsi" w:cstheme="minorHAnsi"/>
        </w:rPr>
        <w:t xml:space="preserve"> </w:t>
      </w:r>
      <w:r w:rsidR="002F6ECD" w:rsidRPr="008A2035">
        <w:rPr>
          <w:rFonts w:asciiTheme="minorHAnsi" w:hAnsiTheme="minorHAnsi" w:cstheme="minorHAnsi"/>
        </w:rPr>
        <w:t xml:space="preserve">Morin </w:t>
      </w:r>
      <w:r w:rsidR="0016592C" w:rsidRPr="008A2035">
        <w:rPr>
          <w:rFonts w:asciiTheme="minorHAnsi" w:hAnsiTheme="minorHAnsi" w:cstheme="minorHAnsi"/>
        </w:rPr>
        <w:t>p</w:t>
      </w:r>
      <w:r w:rsidR="00C93F12" w:rsidRPr="008A2035">
        <w:rPr>
          <w:rFonts w:asciiTheme="minorHAnsi" w:hAnsiTheme="minorHAnsi" w:cstheme="minorHAnsi"/>
        </w:rPr>
        <w:t>ropõe transformar o conhecimento da complexidade em pensamento da complexidade</w:t>
      </w:r>
      <w:r w:rsidR="006F328D" w:rsidRPr="008A2035">
        <w:rPr>
          <w:rFonts w:asciiTheme="minorHAnsi" w:hAnsiTheme="minorHAnsi" w:cstheme="minorHAnsi"/>
        </w:rPr>
        <w:t xml:space="preserve"> e</w:t>
      </w:r>
      <w:r w:rsidR="00A276AD" w:rsidRPr="008A2035">
        <w:rPr>
          <w:rFonts w:asciiTheme="minorHAnsi" w:hAnsiTheme="minorHAnsi" w:cstheme="minorHAnsi"/>
        </w:rPr>
        <w:t xml:space="preserve"> </w:t>
      </w:r>
      <w:r w:rsidR="009039CA" w:rsidRPr="008A2035">
        <w:rPr>
          <w:rFonts w:asciiTheme="minorHAnsi" w:hAnsiTheme="minorHAnsi" w:cstheme="minorHAnsi"/>
        </w:rPr>
        <w:t xml:space="preserve">retoma a ideia de que é impossível conhecer as partes sem conhecer o todo e </w:t>
      </w:r>
      <w:r w:rsidR="00660911" w:rsidRPr="008A2035">
        <w:rPr>
          <w:rFonts w:asciiTheme="minorHAnsi" w:hAnsiTheme="minorHAnsi" w:cstheme="minorHAnsi"/>
        </w:rPr>
        <w:t>vice-versa</w:t>
      </w:r>
      <w:r w:rsidR="009039CA" w:rsidRPr="008A2035">
        <w:rPr>
          <w:rFonts w:asciiTheme="minorHAnsi" w:hAnsiTheme="minorHAnsi" w:cstheme="minorHAnsi"/>
        </w:rPr>
        <w:t>.</w:t>
      </w:r>
      <w:r w:rsidR="0056577D" w:rsidRPr="008A2035">
        <w:rPr>
          <w:rFonts w:asciiTheme="minorHAnsi" w:hAnsiTheme="minorHAnsi" w:cstheme="minorHAnsi"/>
        </w:rPr>
        <w:t xml:space="preserve"> </w:t>
      </w:r>
      <w:r w:rsidR="00A44933" w:rsidRPr="008A2035">
        <w:rPr>
          <w:rFonts w:asciiTheme="minorHAnsi" w:hAnsiTheme="minorHAnsi" w:cstheme="minorHAnsi"/>
        </w:rPr>
        <w:t xml:space="preserve">Considera </w:t>
      </w:r>
      <w:r w:rsidR="00B42996" w:rsidRPr="008A2035">
        <w:rPr>
          <w:rFonts w:asciiTheme="minorHAnsi" w:hAnsiTheme="minorHAnsi" w:cstheme="minorHAnsi"/>
        </w:rPr>
        <w:t>que</w:t>
      </w:r>
      <w:r w:rsidR="00BF4F42" w:rsidRPr="008A2035">
        <w:rPr>
          <w:rFonts w:asciiTheme="minorHAnsi" w:hAnsiTheme="minorHAnsi" w:cstheme="minorHAnsi"/>
        </w:rPr>
        <w:t xml:space="preserve"> (a)</w:t>
      </w:r>
      <w:r w:rsidR="00B42996" w:rsidRPr="008A2035">
        <w:rPr>
          <w:rFonts w:asciiTheme="minorHAnsi" w:hAnsiTheme="minorHAnsi" w:cstheme="minorHAnsi"/>
        </w:rPr>
        <w:t xml:space="preserve"> a</w:t>
      </w:r>
      <w:r w:rsidR="00A57F40" w:rsidRPr="008A2035">
        <w:rPr>
          <w:rFonts w:asciiTheme="minorHAnsi" w:hAnsiTheme="minorHAnsi" w:cstheme="minorHAnsi"/>
        </w:rPr>
        <w:t xml:space="preserve"> responsabilidade deve enfrentar incertezas</w:t>
      </w:r>
      <w:r w:rsidR="00BF4F42" w:rsidRPr="008A2035">
        <w:rPr>
          <w:rFonts w:asciiTheme="minorHAnsi" w:hAnsiTheme="minorHAnsi" w:cstheme="minorHAnsi"/>
        </w:rPr>
        <w:t>,</w:t>
      </w:r>
      <w:r w:rsidR="00B42996" w:rsidRPr="008A2035">
        <w:rPr>
          <w:rFonts w:asciiTheme="minorHAnsi" w:hAnsiTheme="minorHAnsi" w:cstheme="minorHAnsi"/>
        </w:rPr>
        <w:t xml:space="preserve"> </w:t>
      </w:r>
      <w:r w:rsidR="00BF4F42" w:rsidRPr="008A2035">
        <w:rPr>
          <w:rFonts w:asciiTheme="minorHAnsi" w:hAnsiTheme="minorHAnsi" w:cstheme="minorHAnsi"/>
        </w:rPr>
        <w:t xml:space="preserve">(b) </w:t>
      </w:r>
      <w:r w:rsidR="005A1F0D" w:rsidRPr="008A2035">
        <w:rPr>
          <w:rFonts w:asciiTheme="minorHAnsi" w:eastAsia="Times New Roman" w:hAnsiTheme="minorHAnsi" w:cstheme="minorHAnsi"/>
          <w:color w:val="auto"/>
          <w:lang w:eastAsia="pt-BR"/>
        </w:rPr>
        <w:t xml:space="preserve">a </w:t>
      </w:r>
      <w:r w:rsidR="00A44933" w:rsidRPr="008A2035">
        <w:rPr>
          <w:rFonts w:asciiTheme="minorHAnsi" w:eastAsia="Times New Roman" w:hAnsiTheme="minorHAnsi" w:cstheme="minorHAnsi"/>
          <w:color w:val="auto"/>
          <w:lang w:eastAsia="pt-BR"/>
        </w:rPr>
        <w:t>“</w:t>
      </w:r>
      <w:r w:rsidR="005A1F0D" w:rsidRPr="008A2035">
        <w:rPr>
          <w:rFonts w:asciiTheme="minorHAnsi" w:eastAsia="Times New Roman" w:hAnsiTheme="minorHAnsi" w:cstheme="minorHAnsi"/>
          <w:color w:val="auto"/>
          <w:lang w:eastAsia="pt-BR"/>
        </w:rPr>
        <w:t>matematização” e a formalização levaram a enclausuramento disciplinar</w:t>
      </w:r>
      <w:r w:rsidR="00871071" w:rsidRPr="008A2035">
        <w:rPr>
          <w:rFonts w:asciiTheme="minorHAnsi" w:eastAsia="Times New Roman" w:hAnsiTheme="minorHAnsi" w:cstheme="minorHAnsi"/>
          <w:color w:val="auto"/>
          <w:lang w:eastAsia="pt-BR"/>
        </w:rPr>
        <w:t xml:space="preserve"> da ciência ocidental e </w:t>
      </w:r>
      <w:r w:rsidR="00BF4F42" w:rsidRPr="008A2035">
        <w:rPr>
          <w:rFonts w:asciiTheme="minorHAnsi" w:eastAsia="Times New Roman" w:hAnsiTheme="minorHAnsi" w:cstheme="minorHAnsi"/>
          <w:color w:val="auto"/>
          <w:lang w:eastAsia="pt-BR"/>
        </w:rPr>
        <w:t xml:space="preserve">(c) </w:t>
      </w:r>
      <w:r w:rsidR="003C0B1B" w:rsidRPr="008A2035">
        <w:rPr>
          <w:rFonts w:asciiTheme="minorHAnsi" w:eastAsia="Times New Roman" w:hAnsiTheme="minorHAnsi" w:cstheme="minorHAnsi"/>
          <w:color w:val="auto"/>
          <w:lang w:eastAsia="pt-BR"/>
        </w:rPr>
        <w:t>s</w:t>
      </w:r>
      <w:r w:rsidR="005A1F0D" w:rsidRPr="008A2035">
        <w:rPr>
          <w:rFonts w:asciiTheme="minorHAnsi" w:eastAsia="Times New Roman" w:hAnsiTheme="minorHAnsi" w:cstheme="minorHAnsi"/>
          <w:color w:val="auto"/>
          <w:lang w:eastAsia="pt-BR"/>
        </w:rPr>
        <w:t>e o desenvolvimento da ciência se faz mediante a transformação dos princípios que organizam o conhecimento, aqueles formulados por Descartes precisam ser transformados</w:t>
      </w:r>
      <w:r w:rsidR="00A276AD" w:rsidRPr="008A2035">
        <w:rPr>
          <w:rFonts w:asciiTheme="minorHAnsi" w:eastAsia="Times New Roman" w:hAnsiTheme="minorHAnsi" w:cstheme="minorHAnsi"/>
          <w:color w:val="auto"/>
          <w:lang w:eastAsia="pt-BR"/>
        </w:rPr>
        <w:t xml:space="preserve"> </w:t>
      </w:r>
      <w:r w:rsidR="00855B15" w:rsidRPr="008A2035">
        <w:rPr>
          <w:rFonts w:asciiTheme="minorHAnsi" w:eastAsia="Times New Roman" w:hAnsiTheme="minorHAnsi" w:cstheme="minorHAnsi"/>
          <w:color w:val="auto"/>
          <w:lang w:eastAsia="pt-BR"/>
        </w:rPr>
        <w:t>d</w:t>
      </w:r>
      <w:r w:rsidR="00A276AD" w:rsidRPr="008A2035">
        <w:rPr>
          <w:rFonts w:asciiTheme="minorHAnsi" w:eastAsia="Times New Roman" w:hAnsiTheme="minorHAnsi" w:cstheme="minorHAnsi"/>
          <w:color w:val="auto"/>
          <w:lang w:eastAsia="pt-BR"/>
        </w:rPr>
        <w:t>e</w:t>
      </w:r>
      <w:r w:rsidR="00855B15" w:rsidRPr="008A2035">
        <w:rPr>
          <w:rFonts w:asciiTheme="minorHAnsi" w:eastAsia="Times New Roman" w:hAnsiTheme="minorHAnsi" w:cstheme="minorHAnsi"/>
          <w:color w:val="auto"/>
          <w:lang w:eastAsia="pt-BR"/>
        </w:rPr>
        <w:t xml:space="preserve"> modo a</w:t>
      </w:r>
      <w:r w:rsidR="00A276AD" w:rsidRPr="008A2035">
        <w:rPr>
          <w:rFonts w:asciiTheme="minorHAnsi" w:eastAsia="Times New Roman" w:hAnsiTheme="minorHAnsi" w:cstheme="minorHAnsi"/>
          <w:color w:val="auto"/>
          <w:lang w:eastAsia="pt-BR"/>
        </w:rPr>
        <w:t xml:space="preserve"> viabilizar uma nova transdisciplinaridade.</w:t>
      </w:r>
      <w:r w:rsidR="00D26C6B" w:rsidRPr="008A2035">
        <w:rPr>
          <w:rFonts w:asciiTheme="minorHAnsi" w:eastAsia="Times New Roman" w:hAnsiTheme="minorHAnsi" w:cstheme="minorHAnsi"/>
          <w:color w:val="auto"/>
          <w:lang w:eastAsia="pt-BR"/>
        </w:rPr>
        <w:t xml:space="preserve"> </w:t>
      </w:r>
      <w:r w:rsidR="00972989" w:rsidRPr="008A2035">
        <w:rPr>
          <w:rFonts w:asciiTheme="minorHAnsi" w:eastAsia="Times New Roman" w:hAnsiTheme="minorHAnsi" w:cstheme="minorHAnsi"/>
          <w:color w:val="auto"/>
          <w:lang w:eastAsia="pt-BR"/>
        </w:rPr>
        <w:t>Propõe</w:t>
      </w:r>
      <w:r w:rsidR="00D26C6B" w:rsidRPr="008A2035">
        <w:rPr>
          <w:rFonts w:asciiTheme="minorHAnsi" w:eastAsia="Times New Roman" w:hAnsiTheme="minorHAnsi" w:cstheme="minorHAnsi"/>
          <w:color w:val="auto"/>
          <w:lang w:eastAsia="pt-BR"/>
        </w:rPr>
        <w:t xml:space="preserve"> </w:t>
      </w:r>
      <w:r w:rsidR="009B2136" w:rsidRPr="008A2035">
        <w:rPr>
          <w:rFonts w:asciiTheme="minorHAnsi" w:eastAsia="Times New Roman" w:hAnsiTheme="minorHAnsi" w:cstheme="minorHAnsi"/>
          <w:color w:val="auto"/>
          <w:lang w:eastAsia="pt-BR"/>
        </w:rPr>
        <w:t>que se separe</w:t>
      </w:r>
      <w:r w:rsidR="006E1C27" w:rsidRPr="008A2035">
        <w:rPr>
          <w:rFonts w:asciiTheme="minorHAnsi" w:eastAsia="Times New Roman" w:hAnsiTheme="minorHAnsi" w:cstheme="minorHAnsi"/>
          <w:color w:val="auto"/>
          <w:lang w:eastAsia="pt-BR"/>
        </w:rPr>
        <w:t>,</w:t>
      </w:r>
      <w:r w:rsidR="009B2136" w:rsidRPr="008A2035">
        <w:rPr>
          <w:rFonts w:asciiTheme="minorHAnsi" w:eastAsia="Times New Roman" w:hAnsiTheme="minorHAnsi" w:cstheme="minorHAnsi"/>
          <w:color w:val="auto"/>
          <w:lang w:eastAsia="pt-BR"/>
        </w:rPr>
        <w:t xml:space="preserve"> associe e conceba a realidade sem reduzi</w:t>
      </w:r>
      <w:r w:rsidR="00717457" w:rsidRPr="008A2035">
        <w:rPr>
          <w:rFonts w:asciiTheme="minorHAnsi" w:eastAsia="Times New Roman" w:hAnsiTheme="minorHAnsi" w:cstheme="minorHAnsi"/>
          <w:color w:val="auto"/>
          <w:lang w:eastAsia="pt-BR"/>
        </w:rPr>
        <w:t>-</w:t>
      </w:r>
      <w:r w:rsidR="009B2136" w:rsidRPr="008A2035">
        <w:rPr>
          <w:rFonts w:asciiTheme="minorHAnsi" w:eastAsia="Times New Roman" w:hAnsiTheme="minorHAnsi" w:cstheme="minorHAnsi"/>
          <w:color w:val="auto"/>
          <w:lang w:eastAsia="pt-BR"/>
        </w:rPr>
        <w:t>la a unidades elementares e leis gerais</w:t>
      </w:r>
      <w:r w:rsidR="00FA7940" w:rsidRPr="008A2035">
        <w:rPr>
          <w:rFonts w:asciiTheme="minorHAnsi" w:eastAsia="Times New Roman" w:hAnsiTheme="minorHAnsi" w:cstheme="minorHAnsi"/>
          <w:color w:val="auto"/>
          <w:lang w:eastAsia="pt-BR"/>
        </w:rPr>
        <w:t xml:space="preserve">, </w:t>
      </w:r>
      <w:r w:rsidR="009B2136" w:rsidRPr="008A2035">
        <w:rPr>
          <w:rFonts w:asciiTheme="minorHAnsi" w:eastAsia="Times New Roman" w:hAnsiTheme="minorHAnsi" w:cstheme="minorHAnsi"/>
          <w:color w:val="auto"/>
          <w:lang w:eastAsia="pt-BR"/>
        </w:rPr>
        <w:t>contra a crença de que o real se pode esgotar em sistema</w:t>
      </w:r>
      <w:r w:rsidR="00FD7569" w:rsidRPr="008A2035">
        <w:rPr>
          <w:rFonts w:asciiTheme="minorHAnsi" w:eastAsia="Times New Roman" w:hAnsiTheme="minorHAnsi" w:cstheme="minorHAnsi"/>
          <w:color w:val="auto"/>
          <w:lang w:eastAsia="pt-BR"/>
        </w:rPr>
        <w:t>s</w:t>
      </w:r>
      <w:r w:rsidR="009B2136" w:rsidRPr="008A2035">
        <w:rPr>
          <w:rFonts w:asciiTheme="minorHAnsi" w:eastAsia="Times New Roman" w:hAnsiTheme="minorHAnsi" w:cstheme="minorHAnsi"/>
          <w:color w:val="auto"/>
          <w:lang w:eastAsia="pt-BR"/>
        </w:rPr>
        <w:t xml:space="preserve"> coerente</w:t>
      </w:r>
      <w:r w:rsidR="00FD7569" w:rsidRPr="008A2035">
        <w:rPr>
          <w:rFonts w:asciiTheme="minorHAnsi" w:eastAsia="Times New Roman" w:hAnsiTheme="minorHAnsi" w:cstheme="minorHAnsi"/>
          <w:color w:val="auto"/>
          <w:lang w:eastAsia="pt-BR"/>
        </w:rPr>
        <w:t>s</w:t>
      </w:r>
      <w:r w:rsidR="009B2136" w:rsidRPr="008A2035">
        <w:rPr>
          <w:rFonts w:asciiTheme="minorHAnsi" w:eastAsia="Times New Roman" w:hAnsiTheme="minorHAnsi" w:cstheme="minorHAnsi"/>
          <w:color w:val="auto"/>
          <w:lang w:eastAsia="pt-BR"/>
        </w:rPr>
        <w:t xml:space="preserve"> de ideias.</w:t>
      </w:r>
    </w:p>
    <w:p w14:paraId="05EBBD7C" w14:textId="478D0A20" w:rsidR="006305DD" w:rsidRPr="008A2035" w:rsidRDefault="006305DD" w:rsidP="00A51ACF">
      <w:pPr>
        <w:pStyle w:val="Ttulo1"/>
        <w:numPr>
          <w:ilvl w:val="0"/>
          <w:numId w:val="17"/>
        </w:numPr>
        <w:spacing w:line="240" w:lineRule="auto"/>
        <w:ind w:hanging="720"/>
        <w:rPr>
          <w:rFonts w:asciiTheme="minorHAnsi" w:hAnsiTheme="minorHAnsi" w:cstheme="minorHAnsi"/>
        </w:rPr>
      </w:pPr>
      <w:bookmarkStart w:id="20" w:name="_Toc58597831"/>
      <w:bookmarkStart w:id="21" w:name="_Toc69754102"/>
      <w:bookmarkStart w:id="22" w:name="_Toc69756625"/>
      <w:bookmarkStart w:id="23" w:name="_Toc69759489"/>
      <w:bookmarkStart w:id="24" w:name="_Toc79094256"/>
      <w:bookmarkStart w:id="25" w:name="_Toc143370559"/>
      <w:r w:rsidRPr="008A2035">
        <w:rPr>
          <w:rFonts w:asciiTheme="minorHAnsi" w:hAnsiTheme="minorHAnsi" w:cstheme="minorHAnsi"/>
        </w:rPr>
        <w:t>Metodologia</w:t>
      </w:r>
      <w:bookmarkEnd w:id="20"/>
      <w:bookmarkEnd w:id="21"/>
      <w:bookmarkEnd w:id="22"/>
      <w:bookmarkEnd w:id="23"/>
      <w:bookmarkEnd w:id="24"/>
      <w:bookmarkEnd w:id="25"/>
    </w:p>
    <w:p w14:paraId="5B18FBC1" w14:textId="563F699E" w:rsidR="00667F81" w:rsidRPr="008A2035" w:rsidRDefault="008C1602" w:rsidP="00A51ACF">
      <w:pPr>
        <w:suppressAutoHyphens/>
        <w:ind w:firstLine="709"/>
        <w:jc w:val="both"/>
        <w:rPr>
          <w:ins w:id="26" w:author="Elaine Marcial" w:date="2024-10-19T17:29:00Z" w16du:dateUtc="2024-10-19T20:29:00Z"/>
          <w:rFonts w:asciiTheme="minorHAnsi" w:hAnsiTheme="minorHAnsi" w:cstheme="minorHAnsi"/>
        </w:rPr>
      </w:pPr>
      <w:bookmarkStart w:id="27" w:name="_Toc79094257"/>
      <w:bookmarkStart w:id="28" w:name="_Toc143370560"/>
      <w:r w:rsidRPr="008A2035">
        <w:rPr>
          <w:rFonts w:asciiTheme="minorHAnsi" w:hAnsiTheme="minorHAnsi" w:cstheme="minorHAnsi"/>
        </w:rPr>
        <w:t>Pesquisas bibliográficas confirmaram a</w:t>
      </w:r>
      <w:r w:rsidR="004F1A88" w:rsidRPr="008A2035">
        <w:rPr>
          <w:rFonts w:asciiTheme="minorHAnsi" w:hAnsiTheme="minorHAnsi" w:cstheme="minorHAnsi"/>
        </w:rPr>
        <w:t xml:space="preserve"> lacuna documental citada</w:t>
      </w:r>
      <w:r w:rsidR="008B7BB8" w:rsidRPr="008A2035">
        <w:rPr>
          <w:rFonts w:asciiTheme="minorHAnsi" w:hAnsiTheme="minorHAnsi" w:cstheme="minorHAnsi"/>
        </w:rPr>
        <w:t xml:space="preserve"> </w:t>
      </w:r>
      <w:bookmarkEnd w:id="27"/>
      <w:bookmarkEnd w:id="28"/>
      <w:r w:rsidR="004F1A88" w:rsidRPr="008A2035">
        <w:rPr>
          <w:rFonts w:asciiTheme="minorHAnsi" w:hAnsiTheme="minorHAnsi" w:cstheme="minorHAnsi"/>
        </w:rPr>
        <w:t>na introdução deste artigo</w:t>
      </w:r>
      <w:r w:rsidRPr="008A2035">
        <w:rPr>
          <w:rFonts w:asciiTheme="minorHAnsi" w:hAnsiTheme="minorHAnsi" w:cstheme="minorHAnsi"/>
        </w:rPr>
        <w:t>. N</w:t>
      </w:r>
      <w:r w:rsidR="0035407A" w:rsidRPr="008A2035">
        <w:rPr>
          <w:rFonts w:asciiTheme="minorHAnsi" w:hAnsiTheme="minorHAnsi" w:cstheme="minorHAnsi"/>
        </w:rPr>
        <w:t>a base Scopus</w:t>
      </w:r>
      <w:r w:rsidRPr="008A2035">
        <w:rPr>
          <w:rFonts w:asciiTheme="minorHAnsi" w:hAnsiTheme="minorHAnsi" w:cstheme="minorHAnsi"/>
        </w:rPr>
        <w:t>, o termo</w:t>
      </w:r>
      <w:r w:rsidR="00894CFF" w:rsidRPr="008A2035">
        <w:rPr>
          <w:rFonts w:asciiTheme="minorHAnsi" w:hAnsiTheme="minorHAnsi" w:cstheme="minorHAnsi"/>
        </w:rPr>
        <w:t xml:space="preserve"> </w:t>
      </w:r>
      <w:r w:rsidR="00B73D21" w:rsidRPr="008A2035">
        <w:rPr>
          <w:rFonts w:asciiTheme="minorHAnsi" w:hAnsiTheme="minorHAnsi" w:cstheme="minorHAnsi"/>
        </w:rPr>
        <w:t>‘</w:t>
      </w:r>
      <w:proofErr w:type="spellStart"/>
      <w:r w:rsidR="00894CFF" w:rsidRPr="008A2035">
        <w:rPr>
          <w:rFonts w:asciiTheme="minorHAnsi" w:hAnsiTheme="minorHAnsi" w:cstheme="minorHAnsi"/>
          <w:i/>
          <w:iCs/>
        </w:rPr>
        <w:t>scenario</w:t>
      </w:r>
      <w:proofErr w:type="spellEnd"/>
      <w:r w:rsidR="00894CFF" w:rsidRPr="008A2035">
        <w:rPr>
          <w:rFonts w:asciiTheme="minorHAnsi" w:hAnsiTheme="minorHAnsi" w:cstheme="minorHAnsi"/>
          <w:i/>
          <w:iCs/>
        </w:rPr>
        <w:t xml:space="preserve"> </w:t>
      </w:r>
      <w:proofErr w:type="spellStart"/>
      <w:r w:rsidR="00894CFF" w:rsidRPr="008A2035">
        <w:rPr>
          <w:rFonts w:asciiTheme="minorHAnsi" w:hAnsiTheme="minorHAnsi" w:cstheme="minorHAnsi"/>
          <w:i/>
          <w:iCs/>
        </w:rPr>
        <w:t>planning</w:t>
      </w:r>
      <w:proofErr w:type="spellEnd"/>
      <w:r w:rsidR="00B73D21" w:rsidRPr="008A2035">
        <w:rPr>
          <w:rFonts w:asciiTheme="minorHAnsi" w:hAnsiTheme="minorHAnsi" w:cstheme="minorHAnsi"/>
          <w:i/>
          <w:iCs/>
        </w:rPr>
        <w:t>’</w:t>
      </w:r>
      <w:r w:rsidR="00894CFF" w:rsidRPr="008A2035">
        <w:rPr>
          <w:rFonts w:asciiTheme="minorHAnsi" w:hAnsiTheme="minorHAnsi" w:cstheme="minorHAnsi"/>
        </w:rPr>
        <w:t xml:space="preserve"> </w:t>
      </w:r>
      <w:r w:rsidR="004F1A88" w:rsidRPr="008A2035">
        <w:rPr>
          <w:rFonts w:asciiTheme="minorHAnsi" w:hAnsiTheme="minorHAnsi" w:cstheme="minorHAnsi"/>
        </w:rPr>
        <w:t>foi associad</w:t>
      </w:r>
      <w:r w:rsidRPr="008A2035">
        <w:rPr>
          <w:rFonts w:asciiTheme="minorHAnsi" w:hAnsiTheme="minorHAnsi" w:cstheme="minorHAnsi"/>
        </w:rPr>
        <w:t>o</w:t>
      </w:r>
      <w:r w:rsidR="004F1A88" w:rsidRPr="008A2035">
        <w:rPr>
          <w:rFonts w:asciiTheme="minorHAnsi" w:hAnsiTheme="minorHAnsi" w:cstheme="minorHAnsi"/>
        </w:rPr>
        <w:t xml:space="preserve"> </w:t>
      </w:r>
      <w:r w:rsidR="00894CFF" w:rsidRPr="008A2035">
        <w:rPr>
          <w:rFonts w:asciiTheme="minorHAnsi" w:hAnsiTheme="minorHAnsi" w:cstheme="minorHAnsi"/>
        </w:rPr>
        <w:t xml:space="preserve">a aplicações </w:t>
      </w:r>
      <w:r w:rsidR="00572FFE" w:rsidRPr="008A2035">
        <w:rPr>
          <w:rFonts w:asciiTheme="minorHAnsi" w:hAnsiTheme="minorHAnsi" w:cstheme="minorHAnsi"/>
        </w:rPr>
        <w:t>de p</w:t>
      </w:r>
      <w:r w:rsidR="00894CFF" w:rsidRPr="008A2035">
        <w:rPr>
          <w:rFonts w:asciiTheme="minorHAnsi" w:hAnsiTheme="minorHAnsi" w:cstheme="minorHAnsi"/>
        </w:rPr>
        <w:t xml:space="preserve">lanejamento por </w:t>
      </w:r>
      <w:r w:rsidR="00572FFE" w:rsidRPr="008A2035">
        <w:rPr>
          <w:rFonts w:asciiTheme="minorHAnsi" w:hAnsiTheme="minorHAnsi" w:cstheme="minorHAnsi"/>
        </w:rPr>
        <w:t>c</w:t>
      </w:r>
      <w:r w:rsidR="00894CFF" w:rsidRPr="008A2035">
        <w:rPr>
          <w:rFonts w:asciiTheme="minorHAnsi" w:hAnsiTheme="minorHAnsi" w:cstheme="minorHAnsi"/>
        </w:rPr>
        <w:t>enários</w:t>
      </w:r>
      <w:r w:rsidR="00E646D3" w:rsidRPr="008A2035">
        <w:rPr>
          <w:rFonts w:asciiTheme="minorHAnsi" w:hAnsiTheme="minorHAnsi" w:cstheme="minorHAnsi"/>
        </w:rPr>
        <w:t xml:space="preserve">: </w:t>
      </w:r>
      <w:r w:rsidR="00E646D3" w:rsidRPr="008A2035">
        <w:rPr>
          <w:rFonts w:asciiTheme="minorHAnsi" w:hAnsiTheme="minorHAnsi" w:cstheme="minorHAnsi"/>
          <w:i/>
          <w:iCs/>
        </w:rPr>
        <w:t>'</w:t>
      </w:r>
      <w:proofErr w:type="spellStart"/>
      <w:r w:rsidR="00E646D3" w:rsidRPr="008A2035">
        <w:rPr>
          <w:rFonts w:asciiTheme="minorHAnsi" w:hAnsiTheme="minorHAnsi" w:cstheme="minorHAnsi"/>
          <w:i/>
          <w:iCs/>
        </w:rPr>
        <w:t>decision</w:t>
      </w:r>
      <w:proofErr w:type="spellEnd"/>
      <w:r w:rsidR="00E646D3" w:rsidRPr="008A2035">
        <w:rPr>
          <w:rFonts w:asciiTheme="minorHAnsi" w:hAnsiTheme="minorHAnsi" w:cstheme="minorHAnsi"/>
          <w:i/>
          <w:iCs/>
        </w:rPr>
        <w:t xml:space="preserve"> making', '</w:t>
      </w:r>
      <w:proofErr w:type="spellStart"/>
      <w:r w:rsidR="00E646D3" w:rsidRPr="008A2035">
        <w:rPr>
          <w:rFonts w:asciiTheme="minorHAnsi" w:hAnsiTheme="minorHAnsi" w:cstheme="minorHAnsi"/>
          <w:i/>
          <w:iCs/>
        </w:rPr>
        <w:t>strategic</w:t>
      </w:r>
      <w:proofErr w:type="spellEnd"/>
      <w:r w:rsidR="00E646D3" w:rsidRPr="008A2035">
        <w:rPr>
          <w:rFonts w:asciiTheme="minorHAnsi" w:hAnsiTheme="minorHAnsi" w:cstheme="minorHAnsi"/>
          <w:i/>
          <w:iCs/>
        </w:rPr>
        <w:t xml:space="preserve"> </w:t>
      </w:r>
      <w:proofErr w:type="spellStart"/>
      <w:r w:rsidR="00E646D3" w:rsidRPr="008A2035">
        <w:rPr>
          <w:rFonts w:asciiTheme="minorHAnsi" w:hAnsiTheme="minorHAnsi" w:cstheme="minorHAnsi"/>
          <w:i/>
          <w:iCs/>
        </w:rPr>
        <w:t>planning</w:t>
      </w:r>
      <w:proofErr w:type="spellEnd"/>
      <w:r w:rsidR="00E646D3" w:rsidRPr="008A2035">
        <w:rPr>
          <w:rFonts w:asciiTheme="minorHAnsi" w:hAnsiTheme="minorHAnsi" w:cstheme="minorHAnsi"/>
          <w:i/>
          <w:iCs/>
        </w:rPr>
        <w:t>', '</w:t>
      </w:r>
      <w:proofErr w:type="spellStart"/>
      <w:r w:rsidR="00E646D3" w:rsidRPr="008A2035">
        <w:rPr>
          <w:rFonts w:asciiTheme="minorHAnsi" w:hAnsiTheme="minorHAnsi" w:cstheme="minorHAnsi"/>
          <w:i/>
          <w:iCs/>
        </w:rPr>
        <w:t>human</w:t>
      </w:r>
      <w:proofErr w:type="spellEnd"/>
      <w:r w:rsidR="00E646D3" w:rsidRPr="008A2035">
        <w:rPr>
          <w:rFonts w:asciiTheme="minorHAnsi" w:hAnsiTheme="minorHAnsi" w:cstheme="minorHAnsi"/>
          <w:i/>
          <w:iCs/>
        </w:rPr>
        <w:t xml:space="preserve"> </w:t>
      </w:r>
      <w:proofErr w:type="spellStart"/>
      <w:r w:rsidR="00E646D3" w:rsidRPr="008A2035">
        <w:rPr>
          <w:rFonts w:asciiTheme="minorHAnsi" w:hAnsiTheme="minorHAnsi" w:cstheme="minorHAnsi"/>
          <w:i/>
          <w:iCs/>
        </w:rPr>
        <w:t>resource</w:t>
      </w:r>
      <w:proofErr w:type="spellEnd"/>
      <w:r w:rsidR="00E646D3" w:rsidRPr="008A2035">
        <w:rPr>
          <w:rFonts w:asciiTheme="minorHAnsi" w:hAnsiTheme="minorHAnsi" w:cstheme="minorHAnsi"/>
          <w:i/>
          <w:iCs/>
        </w:rPr>
        <w:t xml:space="preserve"> </w:t>
      </w:r>
      <w:proofErr w:type="spellStart"/>
      <w:r w:rsidR="00E646D3" w:rsidRPr="008A2035">
        <w:rPr>
          <w:rFonts w:asciiTheme="minorHAnsi" w:hAnsiTheme="minorHAnsi" w:cstheme="minorHAnsi"/>
          <w:i/>
          <w:iCs/>
        </w:rPr>
        <w:t>development</w:t>
      </w:r>
      <w:proofErr w:type="spellEnd"/>
      <w:r w:rsidR="00E646D3" w:rsidRPr="008A2035">
        <w:rPr>
          <w:rFonts w:asciiTheme="minorHAnsi" w:hAnsiTheme="minorHAnsi" w:cstheme="minorHAnsi"/>
          <w:i/>
          <w:iCs/>
        </w:rPr>
        <w:t>', ‘</w:t>
      </w:r>
      <w:proofErr w:type="spellStart"/>
      <w:r w:rsidR="00E646D3" w:rsidRPr="008A2035">
        <w:rPr>
          <w:rFonts w:asciiTheme="minorHAnsi" w:hAnsiTheme="minorHAnsi" w:cstheme="minorHAnsi"/>
          <w:i/>
          <w:iCs/>
        </w:rPr>
        <w:t>competitive</w:t>
      </w:r>
      <w:proofErr w:type="spellEnd"/>
      <w:r w:rsidR="00E646D3" w:rsidRPr="008A2035">
        <w:rPr>
          <w:rFonts w:asciiTheme="minorHAnsi" w:hAnsiTheme="minorHAnsi" w:cstheme="minorHAnsi"/>
          <w:i/>
          <w:iCs/>
        </w:rPr>
        <w:t xml:space="preserve"> </w:t>
      </w:r>
      <w:proofErr w:type="spellStart"/>
      <w:r w:rsidR="00E646D3" w:rsidRPr="008A2035">
        <w:rPr>
          <w:rFonts w:asciiTheme="minorHAnsi" w:hAnsiTheme="minorHAnsi" w:cstheme="minorHAnsi"/>
          <w:i/>
          <w:iCs/>
        </w:rPr>
        <w:t>intelligence</w:t>
      </w:r>
      <w:proofErr w:type="spellEnd"/>
      <w:r w:rsidR="00E646D3" w:rsidRPr="008A2035">
        <w:rPr>
          <w:rFonts w:asciiTheme="minorHAnsi" w:hAnsiTheme="minorHAnsi" w:cstheme="minorHAnsi"/>
          <w:i/>
          <w:iCs/>
        </w:rPr>
        <w:t xml:space="preserve">’, </w:t>
      </w:r>
      <w:r w:rsidR="00E646D3" w:rsidRPr="008A2035">
        <w:rPr>
          <w:rFonts w:asciiTheme="minorHAnsi" w:hAnsiTheme="minorHAnsi" w:cstheme="minorHAnsi"/>
        </w:rPr>
        <w:t xml:space="preserve">e </w:t>
      </w:r>
      <w:r w:rsidR="00E646D3" w:rsidRPr="008A2035">
        <w:rPr>
          <w:rFonts w:asciiTheme="minorHAnsi" w:hAnsiTheme="minorHAnsi" w:cstheme="minorHAnsi"/>
          <w:i/>
          <w:iCs/>
        </w:rPr>
        <w:t>‘</w:t>
      </w:r>
      <w:proofErr w:type="spellStart"/>
      <w:r w:rsidR="00E646D3" w:rsidRPr="008A2035">
        <w:rPr>
          <w:rFonts w:asciiTheme="minorHAnsi" w:hAnsiTheme="minorHAnsi" w:cstheme="minorHAnsi"/>
          <w:i/>
          <w:iCs/>
        </w:rPr>
        <w:t>organizational</w:t>
      </w:r>
      <w:proofErr w:type="spellEnd"/>
      <w:r w:rsidR="00E646D3" w:rsidRPr="008A2035">
        <w:rPr>
          <w:rFonts w:asciiTheme="minorHAnsi" w:hAnsiTheme="minorHAnsi" w:cstheme="minorHAnsi"/>
          <w:i/>
          <w:iCs/>
        </w:rPr>
        <w:t xml:space="preserve"> </w:t>
      </w:r>
      <w:proofErr w:type="spellStart"/>
      <w:r w:rsidR="00E646D3" w:rsidRPr="008A2035">
        <w:rPr>
          <w:rFonts w:asciiTheme="minorHAnsi" w:hAnsiTheme="minorHAnsi" w:cstheme="minorHAnsi"/>
          <w:i/>
          <w:iCs/>
        </w:rPr>
        <w:t>competitiveness</w:t>
      </w:r>
      <w:proofErr w:type="spellEnd"/>
      <w:r w:rsidR="00E646D3" w:rsidRPr="008A2035">
        <w:rPr>
          <w:rFonts w:asciiTheme="minorHAnsi" w:hAnsiTheme="minorHAnsi" w:cstheme="minorHAnsi"/>
          <w:i/>
          <w:iCs/>
        </w:rPr>
        <w:t>’</w:t>
      </w:r>
      <w:r w:rsidR="00E646D3" w:rsidRPr="008A2035">
        <w:rPr>
          <w:rFonts w:asciiTheme="minorHAnsi" w:hAnsiTheme="minorHAnsi" w:cstheme="minorHAnsi"/>
        </w:rPr>
        <w:t>.</w:t>
      </w:r>
      <w:r w:rsidR="00D41051" w:rsidRPr="008A2035">
        <w:rPr>
          <w:rFonts w:asciiTheme="minorHAnsi" w:hAnsiTheme="minorHAnsi" w:cstheme="minorHAnsi"/>
        </w:rPr>
        <w:t xml:space="preserve"> </w:t>
      </w:r>
      <w:r w:rsidR="004F1A88" w:rsidRPr="008A2035">
        <w:rPr>
          <w:rFonts w:asciiTheme="minorHAnsi" w:hAnsiTheme="minorHAnsi" w:cstheme="minorHAnsi"/>
        </w:rPr>
        <w:t>Depois</w:t>
      </w:r>
      <w:r w:rsidR="00572FFE" w:rsidRPr="008A2035">
        <w:rPr>
          <w:rFonts w:asciiTheme="minorHAnsi" w:hAnsiTheme="minorHAnsi" w:cstheme="minorHAnsi"/>
        </w:rPr>
        <w:t xml:space="preserve"> </w:t>
      </w:r>
      <w:r w:rsidRPr="008A2035">
        <w:rPr>
          <w:rFonts w:asciiTheme="minorHAnsi" w:hAnsiTheme="minorHAnsi" w:cstheme="minorHAnsi"/>
        </w:rPr>
        <w:t xml:space="preserve">se </w:t>
      </w:r>
      <w:r w:rsidR="00572FFE" w:rsidRPr="008A2035">
        <w:rPr>
          <w:rFonts w:asciiTheme="minorHAnsi" w:hAnsiTheme="minorHAnsi" w:cstheme="minorHAnsi"/>
        </w:rPr>
        <w:t>buscou</w:t>
      </w:r>
      <w:r w:rsidRPr="008A2035">
        <w:rPr>
          <w:rFonts w:asciiTheme="minorHAnsi" w:hAnsiTheme="minorHAnsi" w:cstheme="minorHAnsi"/>
        </w:rPr>
        <w:t xml:space="preserve"> por</w:t>
      </w:r>
      <w:r w:rsidR="00572FFE" w:rsidRPr="008A2035">
        <w:rPr>
          <w:rFonts w:asciiTheme="minorHAnsi" w:hAnsiTheme="minorHAnsi" w:cstheme="minorHAnsi"/>
        </w:rPr>
        <w:t xml:space="preserve"> </w:t>
      </w:r>
      <w:r w:rsidR="00E646D3" w:rsidRPr="008A2035">
        <w:rPr>
          <w:rFonts w:asciiTheme="minorHAnsi" w:hAnsiTheme="minorHAnsi" w:cstheme="minorHAnsi"/>
          <w:i/>
          <w:iCs/>
        </w:rPr>
        <w:t>‘</w:t>
      </w:r>
      <w:proofErr w:type="spellStart"/>
      <w:r w:rsidR="00BC432B" w:rsidRPr="008A2035">
        <w:rPr>
          <w:rFonts w:asciiTheme="minorHAnsi" w:hAnsiTheme="minorHAnsi" w:cstheme="minorHAnsi"/>
          <w:i/>
          <w:iCs/>
        </w:rPr>
        <w:t>scenario</w:t>
      </w:r>
      <w:proofErr w:type="spellEnd"/>
      <w:r w:rsidR="00BC432B" w:rsidRPr="008A2035">
        <w:rPr>
          <w:rFonts w:asciiTheme="minorHAnsi" w:hAnsiTheme="minorHAnsi" w:cstheme="minorHAnsi"/>
          <w:i/>
          <w:iCs/>
        </w:rPr>
        <w:t xml:space="preserve"> </w:t>
      </w:r>
      <w:proofErr w:type="spellStart"/>
      <w:r w:rsidR="00BC432B" w:rsidRPr="008A2035">
        <w:rPr>
          <w:rFonts w:asciiTheme="minorHAnsi" w:hAnsiTheme="minorHAnsi" w:cstheme="minorHAnsi"/>
          <w:i/>
          <w:iCs/>
        </w:rPr>
        <w:t>planning</w:t>
      </w:r>
      <w:proofErr w:type="spellEnd"/>
      <w:r w:rsidR="004F50E0" w:rsidRPr="008A2035">
        <w:rPr>
          <w:rFonts w:asciiTheme="minorHAnsi" w:hAnsiTheme="minorHAnsi" w:cstheme="minorHAnsi"/>
          <w:i/>
          <w:iCs/>
        </w:rPr>
        <w:t xml:space="preserve"> </w:t>
      </w:r>
      <w:proofErr w:type="spellStart"/>
      <w:r w:rsidR="004F50E0" w:rsidRPr="008A2035">
        <w:rPr>
          <w:rFonts w:asciiTheme="minorHAnsi" w:hAnsiTheme="minorHAnsi" w:cstheme="minorHAnsi"/>
          <w:i/>
          <w:iCs/>
        </w:rPr>
        <w:t>and</w:t>
      </w:r>
      <w:proofErr w:type="spellEnd"/>
      <w:r w:rsidR="00BC432B" w:rsidRPr="008A2035">
        <w:rPr>
          <w:rFonts w:asciiTheme="minorHAnsi" w:hAnsiTheme="minorHAnsi" w:cstheme="minorHAnsi"/>
          <w:i/>
          <w:iCs/>
        </w:rPr>
        <w:t xml:space="preserve"> </w:t>
      </w:r>
      <w:proofErr w:type="spellStart"/>
      <w:r w:rsidR="00BC432B" w:rsidRPr="008A2035">
        <w:rPr>
          <w:rFonts w:asciiTheme="minorHAnsi" w:hAnsiTheme="minorHAnsi" w:cstheme="minorHAnsi"/>
          <w:i/>
          <w:iCs/>
        </w:rPr>
        <w:t>epistemology</w:t>
      </w:r>
      <w:proofErr w:type="spellEnd"/>
      <w:r w:rsidR="00E646D3" w:rsidRPr="008A2035">
        <w:rPr>
          <w:rFonts w:asciiTheme="minorHAnsi" w:hAnsiTheme="minorHAnsi" w:cstheme="minorHAnsi"/>
          <w:i/>
          <w:iCs/>
        </w:rPr>
        <w:t>’</w:t>
      </w:r>
      <w:r w:rsidR="00172740" w:rsidRPr="008A2035">
        <w:rPr>
          <w:rFonts w:asciiTheme="minorHAnsi" w:hAnsiTheme="minorHAnsi" w:cstheme="minorHAnsi"/>
        </w:rPr>
        <w:t>.</w:t>
      </w:r>
      <w:r w:rsidR="00FB37B5" w:rsidRPr="008A2035">
        <w:rPr>
          <w:rFonts w:asciiTheme="minorHAnsi" w:hAnsiTheme="minorHAnsi" w:cstheme="minorHAnsi"/>
        </w:rPr>
        <w:t xml:space="preserve"> Em 17/05/2021 </w:t>
      </w:r>
      <w:r w:rsidR="008632B4" w:rsidRPr="008A2035">
        <w:rPr>
          <w:rFonts w:asciiTheme="minorHAnsi" w:hAnsiTheme="minorHAnsi" w:cstheme="minorHAnsi"/>
        </w:rPr>
        <w:t xml:space="preserve">o primeiro </w:t>
      </w:r>
      <w:r w:rsidRPr="008A2035">
        <w:rPr>
          <w:rFonts w:asciiTheme="minorHAnsi" w:hAnsiTheme="minorHAnsi" w:cstheme="minorHAnsi"/>
        </w:rPr>
        <w:t xml:space="preserve">conjunto </w:t>
      </w:r>
      <w:r w:rsidR="00572FFE" w:rsidRPr="008A2035">
        <w:rPr>
          <w:rFonts w:asciiTheme="minorHAnsi" w:hAnsiTheme="minorHAnsi" w:cstheme="minorHAnsi"/>
        </w:rPr>
        <w:t xml:space="preserve">retornou </w:t>
      </w:r>
      <w:r w:rsidR="00FB37B5" w:rsidRPr="008A2035">
        <w:rPr>
          <w:rFonts w:asciiTheme="minorHAnsi" w:hAnsiTheme="minorHAnsi" w:cstheme="minorHAnsi"/>
        </w:rPr>
        <w:t xml:space="preserve">12.670 publicações e </w:t>
      </w:r>
      <w:r w:rsidR="008632B4" w:rsidRPr="008A2035">
        <w:rPr>
          <w:rFonts w:asciiTheme="minorHAnsi" w:hAnsiTheme="minorHAnsi" w:cstheme="minorHAnsi"/>
        </w:rPr>
        <w:t>o</w:t>
      </w:r>
      <w:r w:rsidR="00FB37B5" w:rsidRPr="008A2035">
        <w:rPr>
          <w:rFonts w:asciiTheme="minorHAnsi" w:hAnsiTheme="minorHAnsi" w:cstheme="minorHAnsi"/>
        </w:rPr>
        <w:t xml:space="preserve"> segund</w:t>
      </w:r>
      <w:r w:rsidR="008632B4" w:rsidRPr="008A2035">
        <w:rPr>
          <w:rFonts w:asciiTheme="minorHAnsi" w:hAnsiTheme="minorHAnsi" w:cstheme="minorHAnsi"/>
        </w:rPr>
        <w:t>o</w:t>
      </w:r>
      <w:r w:rsidR="00FB37B5" w:rsidRPr="008A2035">
        <w:rPr>
          <w:rFonts w:asciiTheme="minorHAnsi" w:hAnsiTheme="minorHAnsi" w:cstheme="minorHAnsi"/>
        </w:rPr>
        <w:t>, 18</w:t>
      </w:r>
      <w:r w:rsidR="00B055CC" w:rsidRPr="008A2035">
        <w:rPr>
          <w:rFonts w:asciiTheme="minorHAnsi" w:hAnsiTheme="minorHAnsi" w:cstheme="minorHAnsi"/>
        </w:rPr>
        <w:t>: 0,14%</w:t>
      </w:r>
      <w:r w:rsidRPr="008A2035">
        <w:rPr>
          <w:rFonts w:asciiTheme="minorHAnsi" w:hAnsiTheme="minorHAnsi" w:cstheme="minorHAnsi"/>
        </w:rPr>
        <w:t>.</w:t>
      </w:r>
    </w:p>
    <w:p w14:paraId="2442EA6A" w14:textId="39B7D4D0" w:rsidR="004F1A88" w:rsidRPr="008A2035" w:rsidRDefault="00D674F3" w:rsidP="00A51ACF">
      <w:pPr>
        <w:suppressAutoHyphens/>
        <w:ind w:firstLine="709"/>
        <w:jc w:val="both"/>
        <w:rPr>
          <w:ins w:id="29" w:author="Elaine Marcial" w:date="2024-10-19T18:05:00Z" w16du:dateUtc="2024-10-19T21:05:00Z"/>
          <w:rFonts w:asciiTheme="minorHAnsi" w:hAnsiTheme="minorHAnsi" w:cstheme="minorHAnsi"/>
        </w:rPr>
      </w:pPr>
      <w:r w:rsidRPr="008A2035">
        <w:rPr>
          <w:rFonts w:asciiTheme="minorHAnsi" w:hAnsiTheme="minorHAnsi" w:cstheme="minorHAnsi"/>
        </w:rPr>
        <w:t>O</w:t>
      </w:r>
      <w:r w:rsidR="001C5798" w:rsidRPr="008A2035">
        <w:rPr>
          <w:rFonts w:asciiTheme="minorHAnsi" w:hAnsiTheme="minorHAnsi" w:cstheme="minorHAnsi"/>
        </w:rPr>
        <w:t xml:space="preserve"> </w:t>
      </w:r>
      <w:r w:rsidR="004F1A88" w:rsidRPr="008A2035">
        <w:rPr>
          <w:rFonts w:asciiTheme="minorHAnsi" w:hAnsiTheme="minorHAnsi" w:cstheme="minorHAnsi"/>
        </w:rPr>
        <w:t>estudo pode ser entendido da seguinte forma: (a) considera que cenários prospectivos e hipóteses científicas guardam entre si equivalências funcionais e de dados; (b) propõe que</w:t>
      </w:r>
      <w:r w:rsidR="00394859" w:rsidRPr="008A2035">
        <w:rPr>
          <w:rFonts w:asciiTheme="minorHAnsi" w:hAnsiTheme="minorHAnsi" w:cstheme="minorHAnsi"/>
        </w:rPr>
        <w:t>,</w:t>
      </w:r>
      <w:r w:rsidR="008E4266" w:rsidRPr="008A2035">
        <w:rPr>
          <w:rFonts w:asciiTheme="minorHAnsi" w:hAnsiTheme="minorHAnsi" w:cstheme="minorHAnsi"/>
        </w:rPr>
        <w:t xml:space="preserve"> a partir dos processos de elaboração de evidências e de seus enunciados</w:t>
      </w:r>
      <w:r w:rsidR="00394859" w:rsidRPr="008A2035">
        <w:rPr>
          <w:rFonts w:asciiTheme="minorHAnsi" w:hAnsiTheme="minorHAnsi" w:cstheme="minorHAnsi"/>
        </w:rPr>
        <w:t>,</w:t>
      </w:r>
      <w:r w:rsidR="004F1A88" w:rsidRPr="008A2035">
        <w:rPr>
          <w:rFonts w:asciiTheme="minorHAnsi" w:hAnsiTheme="minorHAnsi" w:cstheme="minorHAnsi"/>
        </w:rPr>
        <w:t xml:space="preserve"> a legitimidade científica e epistemológica do método Grumbach seja reconhecida; e (c) estrutura um método para a investigação. </w:t>
      </w:r>
      <w:r w:rsidR="000A0B46" w:rsidRPr="008A2035">
        <w:rPr>
          <w:rFonts w:asciiTheme="minorHAnsi" w:hAnsiTheme="minorHAnsi" w:cstheme="minorHAnsi"/>
        </w:rPr>
        <w:t>Para investigação da legitimidade científica, o</w:t>
      </w:r>
      <w:r w:rsidR="004F1A88" w:rsidRPr="008A2035">
        <w:rPr>
          <w:rFonts w:asciiTheme="minorHAnsi" w:hAnsiTheme="minorHAnsi" w:cstheme="minorHAnsi"/>
        </w:rPr>
        <w:t xml:space="preserve"> método </w:t>
      </w:r>
      <w:r w:rsidR="008C1602" w:rsidRPr="008A2035">
        <w:rPr>
          <w:rFonts w:asciiTheme="minorHAnsi" w:hAnsiTheme="minorHAnsi" w:cstheme="minorHAnsi"/>
        </w:rPr>
        <w:t xml:space="preserve">Grumbach </w:t>
      </w:r>
      <w:r w:rsidR="004F1A88" w:rsidRPr="008A2035">
        <w:rPr>
          <w:rFonts w:asciiTheme="minorHAnsi" w:hAnsiTheme="minorHAnsi" w:cstheme="minorHAnsi"/>
        </w:rPr>
        <w:t>é contraposto aos preceitos do método cartesiano</w:t>
      </w:r>
      <w:r w:rsidR="00772EE9" w:rsidRPr="008A2035">
        <w:rPr>
          <w:rFonts w:asciiTheme="minorHAnsi" w:hAnsiTheme="minorHAnsi" w:cstheme="minorHAnsi"/>
        </w:rPr>
        <w:t>: a busca pelos preceitos de evidência, análise, ordem e enumeração é conduzida sobre a documentação que apresenta o método (seção 2.2)</w:t>
      </w:r>
      <w:r w:rsidR="00D100B7" w:rsidRPr="008A2035">
        <w:rPr>
          <w:rFonts w:asciiTheme="minorHAnsi" w:hAnsiTheme="minorHAnsi" w:cstheme="minorHAnsi"/>
        </w:rPr>
        <w:t>. Para investigação da</w:t>
      </w:r>
      <w:r w:rsidR="000A0B46" w:rsidRPr="008A2035">
        <w:rPr>
          <w:rFonts w:asciiTheme="minorHAnsi" w:hAnsiTheme="minorHAnsi" w:cstheme="minorHAnsi"/>
        </w:rPr>
        <w:t xml:space="preserve"> legitimidade epistemológica</w:t>
      </w:r>
      <w:r w:rsidR="00D100B7" w:rsidRPr="008A2035">
        <w:rPr>
          <w:rFonts w:asciiTheme="minorHAnsi" w:hAnsiTheme="minorHAnsi" w:cstheme="minorHAnsi"/>
        </w:rPr>
        <w:t>,</w:t>
      </w:r>
      <w:r w:rsidR="004F1A88" w:rsidRPr="008A2035">
        <w:rPr>
          <w:rFonts w:asciiTheme="minorHAnsi" w:hAnsiTheme="minorHAnsi" w:cstheme="minorHAnsi"/>
        </w:rPr>
        <w:t xml:space="preserve"> </w:t>
      </w:r>
      <w:r w:rsidR="000A0B46" w:rsidRPr="008A2035">
        <w:rPr>
          <w:rFonts w:asciiTheme="minorHAnsi" w:hAnsiTheme="minorHAnsi" w:cstheme="minorHAnsi"/>
        </w:rPr>
        <w:t xml:space="preserve">a credibilidade das fontes de dados utilizadas no processo </w:t>
      </w:r>
      <w:r w:rsidR="00D100B7" w:rsidRPr="008A2035">
        <w:rPr>
          <w:rFonts w:asciiTheme="minorHAnsi" w:hAnsiTheme="minorHAnsi" w:cstheme="minorHAnsi"/>
        </w:rPr>
        <w:t xml:space="preserve">é esmiuçada </w:t>
      </w:r>
      <w:r w:rsidR="000A0B46" w:rsidRPr="008A2035">
        <w:rPr>
          <w:rFonts w:asciiTheme="minorHAnsi" w:hAnsiTheme="minorHAnsi" w:cstheme="minorHAnsi"/>
        </w:rPr>
        <w:t xml:space="preserve">sob </w:t>
      </w:r>
      <w:r w:rsidR="004F1A88" w:rsidRPr="008A2035">
        <w:rPr>
          <w:rFonts w:asciiTheme="minorHAnsi" w:hAnsiTheme="minorHAnsi" w:cstheme="minorHAnsi"/>
        </w:rPr>
        <w:t>a</w:t>
      </w:r>
      <w:r w:rsidR="00D100B7" w:rsidRPr="008A2035">
        <w:rPr>
          <w:rFonts w:asciiTheme="minorHAnsi" w:hAnsiTheme="minorHAnsi" w:cstheme="minorHAnsi"/>
        </w:rPr>
        <w:t>s</w:t>
      </w:r>
      <w:r w:rsidR="004F1A88" w:rsidRPr="008A2035">
        <w:rPr>
          <w:rFonts w:asciiTheme="minorHAnsi" w:hAnsiTheme="minorHAnsi" w:cstheme="minorHAnsi"/>
        </w:rPr>
        <w:t xml:space="preserve"> </w:t>
      </w:r>
      <w:r w:rsidR="000A0B46" w:rsidRPr="008A2035">
        <w:rPr>
          <w:rFonts w:asciiTheme="minorHAnsi" w:hAnsiTheme="minorHAnsi" w:cstheme="minorHAnsi"/>
        </w:rPr>
        <w:t>vis</w:t>
      </w:r>
      <w:r w:rsidR="00D100B7" w:rsidRPr="008A2035">
        <w:rPr>
          <w:rFonts w:asciiTheme="minorHAnsi" w:hAnsiTheme="minorHAnsi" w:cstheme="minorHAnsi"/>
        </w:rPr>
        <w:t>ões</w:t>
      </w:r>
      <w:r w:rsidR="000A0B46" w:rsidRPr="008A2035">
        <w:rPr>
          <w:rFonts w:asciiTheme="minorHAnsi" w:hAnsiTheme="minorHAnsi" w:cstheme="minorHAnsi"/>
        </w:rPr>
        <w:t xml:space="preserve"> de Karl Popper, Thomas </w:t>
      </w:r>
      <w:proofErr w:type="spellStart"/>
      <w:r w:rsidR="000A0B46" w:rsidRPr="008A2035">
        <w:rPr>
          <w:rFonts w:asciiTheme="minorHAnsi" w:hAnsiTheme="minorHAnsi" w:cstheme="minorHAnsi"/>
        </w:rPr>
        <w:t>Kunh</w:t>
      </w:r>
      <w:proofErr w:type="spellEnd"/>
      <w:r w:rsidR="000A0B46" w:rsidRPr="008A2035">
        <w:rPr>
          <w:rFonts w:asciiTheme="minorHAnsi" w:hAnsiTheme="minorHAnsi" w:cstheme="minorHAnsi"/>
        </w:rPr>
        <w:t xml:space="preserve"> e Edgar Morin</w:t>
      </w:r>
      <w:r w:rsidR="00772EE9" w:rsidRPr="008A2035">
        <w:rPr>
          <w:rFonts w:asciiTheme="minorHAnsi" w:hAnsiTheme="minorHAnsi" w:cstheme="minorHAnsi"/>
        </w:rPr>
        <w:t>:</w:t>
      </w:r>
      <w:r w:rsidR="004F1A88" w:rsidRPr="008A2035">
        <w:rPr>
          <w:rFonts w:asciiTheme="minorHAnsi" w:hAnsiTheme="minorHAnsi" w:cstheme="minorHAnsi"/>
        </w:rPr>
        <w:t xml:space="preserve"> </w:t>
      </w:r>
      <w:r w:rsidR="00772EE9" w:rsidRPr="008A2035">
        <w:rPr>
          <w:rFonts w:asciiTheme="minorHAnsi" w:hAnsiTheme="minorHAnsi" w:cstheme="minorHAnsi"/>
        </w:rPr>
        <w:t xml:space="preserve">a </w:t>
      </w:r>
      <w:r w:rsidR="004F1A88" w:rsidRPr="008A2035">
        <w:rPr>
          <w:rFonts w:asciiTheme="minorHAnsi" w:hAnsiTheme="minorHAnsi" w:cstheme="minorHAnsi"/>
        </w:rPr>
        <w:t>investiga</w:t>
      </w:r>
      <w:r w:rsidR="00772EE9" w:rsidRPr="008A2035">
        <w:rPr>
          <w:rFonts w:asciiTheme="minorHAnsi" w:hAnsiTheme="minorHAnsi" w:cstheme="minorHAnsi"/>
        </w:rPr>
        <w:t>ção é conduzida</w:t>
      </w:r>
      <w:r w:rsidR="004F1A88" w:rsidRPr="008A2035">
        <w:rPr>
          <w:rFonts w:asciiTheme="minorHAnsi" w:hAnsiTheme="minorHAnsi" w:cstheme="minorHAnsi"/>
        </w:rPr>
        <w:t xml:space="preserve"> a partir d</w:t>
      </w:r>
      <w:r w:rsidR="00353E7A" w:rsidRPr="008A2035">
        <w:rPr>
          <w:rFonts w:asciiTheme="minorHAnsi" w:hAnsiTheme="minorHAnsi" w:cstheme="minorHAnsi"/>
        </w:rPr>
        <w:t>e</w:t>
      </w:r>
      <w:r w:rsidR="004F1A88" w:rsidRPr="008A2035">
        <w:rPr>
          <w:rFonts w:asciiTheme="minorHAnsi" w:hAnsiTheme="minorHAnsi" w:cstheme="minorHAnsi"/>
        </w:rPr>
        <w:t xml:space="preserve"> </w:t>
      </w:r>
      <w:r w:rsidR="00772EE9" w:rsidRPr="008A2035">
        <w:rPr>
          <w:rFonts w:asciiTheme="minorHAnsi" w:hAnsiTheme="minorHAnsi" w:cstheme="minorHAnsi"/>
        </w:rPr>
        <w:t xml:space="preserve">um </w:t>
      </w:r>
      <w:r w:rsidR="004F1A88" w:rsidRPr="008A2035">
        <w:rPr>
          <w:rFonts w:asciiTheme="minorHAnsi" w:hAnsiTheme="minorHAnsi" w:cstheme="minorHAnsi"/>
        </w:rPr>
        <w:t>estudo de caso.</w:t>
      </w:r>
    </w:p>
    <w:p w14:paraId="6B3F3ACF" w14:textId="762D3CB1" w:rsidR="00894CFF" w:rsidRPr="008A2035" w:rsidRDefault="00D60FD7" w:rsidP="00A51ACF">
      <w:pPr>
        <w:suppressAutoHyphens/>
        <w:ind w:firstLine="709"/>
        <w:jc w:val="both"/>
        <w:rPr>
          <w:rFonts w:asciiTheme="minorHAnsi" w:hAnsiTheme="minorHAnsi" w:cstheme="minorHAnsi"/>
        </w:rPr>
      </w:pPr>
      <w:r w:rsidRPr="008A2035">
        <w:rPr>
          <w:rFonts w:asciiTheme="minorHAnsi" w:hAnsiTheme="minorHAnsi" w:cstheme="minorHAnsi"/>
        </w:rPr>
        <w:t>Os c</w:t>
      </w:r>
      <w:r w:rsidR="000D27BF" w:rsidRPr="008A2035">
        <w:rPr>
          <w:rFonts w:asciiTheme="minorHAnsi" w:hAnsiTheme="minorHAnsi" w:cstheme="minorHAnsi"/>
        </w:rPr>
        <w:t>onceitos essenciais, premissas e pressupostos</w:t>
      </w:r>
      <w:r w:rsidR="005A074D" w:rsidRPr="008A2035">
        <w:rPr>
          <w:rFonts w:asciiTheme="minorHAnsi" w:hAnsiTheme="minorHAnsi" w:cstheme="minorHAnsi"/>
        </w:rPr>
        <w:t xml:space="preserve"> </w:t>
      </w:r>
      <w:r w:rsidR="000839B6" w:rsidRPr="008A2035">
        <w:rPr>
          <w:rFonts w:asciiTheme="minorHAnsi" w:hAnsiTheme="minorHAnsi" w:cstheme="minorHAnsi"/>
        </w:rPr>
        <w:t xml:space="preserve">que </w:t>
      </w:r>
      <w:r w:rsidR="005A074D" w:rsidRPr="008A2035">
        <w:rPr>
          <w:rFonts w:asciiTheme="minorHAnsi" w:hAnsiTheme="minorHAnsi" w:cstheme="minorHAnsi"/>
        </w:rPr>
        <w:t xml:space="preserve">nortearam o estudo </w:t>
      </w:r>
      <w:r w:rsidR="000839B6" w:rsidRPr="008A2035">
        <w:rPr>
          <w:rFonts w:asciiTheme="minorHAnsi" w:hAnsiTheme="minorHAnsi" w:cstheme="minorHAnsi"/>
        </w:rPr>
        <w:t>são</w:t>
      </w:r>
      <w:r w:rsidR="000D27BF" w:rsidRPr="008A2035">
        <w:rPr>
          <w:rFonts w:asciiTheme="minorHAnsi" w:hAnsiTheme="minorHAnsi" w:cstheme="minorHAnsi"/>
        </w:rPr>
        <w:t>:</w:t>
      </w:r>
    </w:p>
    <w:p w14:paraId="58755EA0" w14:textId="00F37CEB" w:rsidR="00A83465" w:rsidRPr="008A2035" w:rsidRDefault="00A83465" w:rsidP="00A51ACF">
      <w:pPr>
        <w:pStyle w:val="Ttulo3"/>
        <w:numPr>
          <w:ilvl w:val="0"/>
          <w:numId w:val="16"/>
        </w:numPr>
        <w:spacing w:line="240" w:lineRule="auto"/>
        <w:ind w:hanging="720"/>
        <w:rPr>
          <w:rFonts w:asciiTheme="minorHAnsi" w:hAnsiTheme="minorHAnsi" w:cstheme="minorHAnsi"/>
        </w:rPr>
      </w:pPr>
      <w:r w:rsidRPr="008A2035">
        <w:rPr>
          <w:rFonts w:asciiTheme="minorHAnsi" w:hAnsiTheme="minorHAnsi" w:cstheme="minorHAnsi"/>
        </w:rPr>
        <w:t>Conceitos essenciais</w:t>
      </w:r>
    </w:p>
    <w:p w14:paraId="2EE6A292" w14:textId="6F9720F9" w:rsidR="00A83465" w:rsidRPr="008A2035" w:rsidRDefault="00A83465" w:rsidP="00A51ACF">
      <w:pPr>
        <w:pStyle w:val="Ttulo4"/>
        <w:spacing w:before="0" w:line="240" w:lineRule="auto"/>
        <w:ind w:left="0" w:firstLine="0"/>
        <w:jc w:val="both"/>
        <w:rPr>
          <w:rFonts w:asciiTheme="minorHAnsi" w:hAnsiTheme="minorHAnsi" w:cstheme="minorHAnsi"/>
        </w:rPr>
      </w:pPr>
      <w:r w:rsidRPr="008A2035">
        <w:rPr>
          <w:rFonts w:asciiTheme="minorHAnsi" w:hAnsiTheme="minorHAnsi" w:cstheme="minorHAnsi"/>
        </w:rPr>
        <w:t>Ator</w:t>
      </w:r>
      <w:r w:rsidR="00BC0B9E" w:rsidRPr="008A2035">
        <w:rPr>
          <w:rFonts w:asciiTheme="minorHAnsi" w:hAnsiTheme="minorHAnsi" w:cstheme="minorHAnsi"/>
          <w:b w:val="0"/>
          <w:bCs w:val="0"/>
        </w:rPr>
        <w:t xml:space="preserve"> – </w:t>
      </w:r>
      <w:r w:rsidRPr="008A2035">
        <w:rPr>
          <w:rFonts w:asciiTheme="minorHAnsi" w:hAnsiTheme="minorHAnsi" w:cstheme="minorHAnsi"/>
          <w:b w:val="0"/>
          <w:bCs w:val="0"/>
        </w:rPr>
        <w:t>Indivíduo, grupo, decisor ou organização que desempenha papel relevante no ambiente, afetando a organização ou sendo afetado por ela, direta ou indiretamente. São eles: governos, instituições reguladoras, associações, competidores, fornecedores, clientes, mídia, grupos de interesse, formadores de opinião etc. (M</w:t>
      </w:r>
      <w:r w:rsidR="00001764" w:rsidRPr="008A2035">
        <w:rPr>
          <w:rFonts w:asciiTheme="minorHAnsi" w:hAnsiTheme="minorHAnsi" w:cstheme="minorHAnsi"/>
          <w:b w:val="0"/>
          <w:bCs w:val="0"/>
        </w:rPr>
        <w:t>arcial</w:t>
      </w:r>
      <w:r w:rsidRPr="008A2035">
        <w:rPr>
          <w:rFonts w:asciiTheme="minorHAnsi" w:hAnsiTheme="minorHAnsi" w:cstheme="minorHAnsi"/>
          <w:b w:val="0"/>
          <w:bCs w:val="0"/>
        </w:rPr>
        <w:t>, 2011)</w:t>
      </w:r>
    </w:p>
    <w:p w14:paraId="148793E1" w14:textId="3684CAF4" w:rsidR="00A83465" w:rsidRPr="008A2035" w:rsidRDefault="00A83465" w:rsidP="00A51ACF">
      <w:pPr>
        <w:pStyle w:val="Ttulo4"/>
        <w:spacing w:before="0" w:line="240" w:lineRule="auto"/>
        <w:ind w:left="0" w:firstLine="0"/>
        <w:jc w:val="both"/>
        <w:rPr>
          <w:rFonts w:asciiTheme="minorHAnsi" w:hAnsiTheme="minorHAnsi" w:cstheme="minorHAnsi"/>
        </w:rPr>
      </w:pPr>
      <w:r w:rsidRPr="008A2035">
        <w:rPr>
          <w:rFonts w:asciiTheme="minorHAnsi" w:hAnsiTheme="minorHAnsi" w:cstheme="minorHAnsi"/>
        </w:rPr>
        <w:t>Evidência</w:t>
      </w:r>
      <w:r w:rsidR="006F7EC7" w:rsidRPr="008A2035">
        <w:rPr>
          <w:rFonts w:asciiTheme="minorHAnsi" w:hAnsiTheme="minorHAnsi" w:cstheme="minorHAnsi"/>
          <w:b w:val="0"/>
          <w:bCs w:val="0"/>
        </w:rPr>
        <w:t xml:space="preserve"> – </w:t>
      </w:r>
      <w:r w:rsidRPr="008A2035">
        <w:rPr>
          <w:rFonts w:asciiTheme="minorHAnsi" w:hAnsiTheme="minorHAnsi" w:cstheme="minorHAnsi"/>
          <w:b w:val="0"/>
          <w:bCs w:val="0"/>
        </w:rPr>
        <w:t xml:space="preserve">Qualidade ou caráter do que não dá margem à dúvida (Oxford </w:t>
      </w:r>
      <w:proofErr w:type="spellStart"/>
      <w:r w:rsidRPr="008A2035">
        <w:rPr>
          <w:rFonts w:asciiTheme="minorHAnsi" w:hAnsiTheme="minorHAnsi" w:cstheme="minorHAnsi"/>
          <w:b w:val="0"/>
          <w:bCs w:val="0"/>
        </w:rPr>
        <w:t>Languages</w:t>
      </w:r>
      <w:proofErr w:type="spellEnd"/>
      <w:r w:rsidRPr="008A2035">
        <w:rPr>
          <w:rFonts w:asciiTheme="minorHAnsi" w:hAnsiTheme="minorHAnsi" w:cstheme="minorHAnsi"/>
          <w:b w:val="0"/>
          <w:bCs w:val="0"/>
        </w:rPr>
        <w:t>)</w:t>
      </w:r>
      <w:r w:rsidR="003B452B" w:rsidRPr="008A2035">
        <w:rPr>
          <w:rFonts w:asciiTheme="minorHAnsi" w:hAnsiTheme="minorHAnsi" w:cstheme="minorHAnsi"/>
          <w:b w:val="0"/>
          <w:bCs w:val="0"/>
        </w:rPr>
        <w:t>.</w:t>
      </w:r>
    </w:p>
    <w:p w14:paraId="43DE41DB" w14:textId="3919CCF1" w:rsidR="00A83465" w:rsidRPr="008A2035" w:rsidRDefault="00A83465" w:rsidP="00A51ACF">
      <w:pPr>
        <w:pStyle w:val="Ttulo4"/>
        <w:spacing w:before="0" w:line="240" w:lineRule="auto"/>
        <w:ind w:left="0" w:firstLine="0"/>
        <w:jc w:val="both"/>
        <w:rPr>
          <w:rFonts w:asciiTheme="minorHAnsi" w:hAnsiTheme="minorHAnsi" w:cstheme="minorHAnsi"/>
        </w:rPr>
      </w:pPr>
      <w:r w:rsidRPr="008A2035">
        <w:rPr>
          <w:rFonts w:asciiTheme="minorHAnsi" w:hAnsiTheme="minorHAnsi" w:cstheme="minorHAnsi"/>
        </w:rPr>
        <w:t>Hipótese</w:t>
      </w:r>
      <w:r w:rsidR="006F7EC7" w:rsidRPr="008A2035">
        <w:rPr>
          <w:rFonts w:asciiTheme="minorHAnsi" w:hAnsiTheme="minorHAnsi" w:cstheme="minorHAnsi"/>
          <w:b w:val="0"/>
          <w:bCs w:val="0"/>
        </w:rPr>
        <w:t xml:space="preserve"> – </w:t>
      </w:r>
      <w:r w:rsidRPr="008A2035">
        <w:rPr>
          <w:rFonts w:asciiTheme="minorHAnsi" w:hAnsiTheme="minorHAnsi" w:cstheme="minorHAnsi"/>
          <w:b w:val="0"/>
          <w:bCs w:val="0"/>
        </w:rPr>
        <w:t>Proposição</w:t>
      </w:r>
      <w:r w:rsidR="00BD01CD" w:rsidRPr="008A2035">
        <w:rPr>
          <w:rFonts w:asciiTheme="minorHAnsi" w:hAnsiTheme="minorHAnsi" w:cstheme="minorHAnsi"/>
          <w:b w:val="0"/>
          <w:bCs w:val="0"/>
        </w:rPr>
        <w:t>, verdadeira ou falsa,</w:t>
      </w:r>
      <w:r w:rsidRPr="008A2035">
        <w:rPr>
          <w:rFonts w:asciiTheme="minorHAnsi" w:hAnsiTheme="minorHAnsi" w:cstheme="minorHAnsi"/>
          <w:b w:val="0"/>
          <w:bCs w:val="0"/>
        </w:rPr>
        <w:t xml:space="preserve"> que se admite como princípio a partir do qual se pode deduzir determinado conjunto de consequências; suposição, conjectura; possibilidade de acontecer; chance, opção”. (Oxford </w:t>
      </w:r>
      <w:proofErr w:type="spellStart"/>
      <w:r w:rsidRPr="008A2035">
        <w:rPr>
          <w:rFonts w:asciiTheme="minorHAnsi" w:hAnsiTheme="minorHAnsi" w:cstheme="minorHAnsi"/>
          <w:b w:val="0"/>
          <w:bCs w:val="0"/>
        </w:rPr>
        <w:t>Languages</w:t>
      </w:r>
      <w:proofErr w:type="spellEnd"/>
      <w:r w:rsidRPr="008A2035">
        <w:rPr>
          <w:rFonts w:asciiTheme="minorHAnsi" w:hAnsiTheme="minorHAnsi" w:cstheme="minorHAnsi"/>
          <w:b w:val="0"/>
          <w:bCs w:val="0"/>
        </w:rPr>
        <w:t>)</w:t>
      </w:r>
    </w:p>
    <w:p w14:paraId="21DAF3FC" w14:textId="51493513" w:rsidR="00A83465" w:rsidRPr="008A2035" w:rsidRDefault="00A83465" w:rsidP="00A51ACF">
      <w:pPr>
        <w:pStyle w:val="Ttulo4"/>
        <w:spacing w:before="0" w:line="240" w:lineRule="auto"/>
        <w:ind w:left="0" w:firstLine="0"/>
        <w:rPr>
          <w:rFonts w:asciiTheme="minorHAnsi" w:hAnsiTheme="minorHAnsi" w:cstheme="minorHAnsi"/>
          <w:b w:val="0"/>
          <w:bCs w:val="0"/>
        </w:rPr>
      </w:pPr>
      <w:r w:rsidRPr="008A2035">
        <w:rPr>
          <w:rFonts w:asciiTheme="minorHAnsi" w:hAnsiTheme="minorHAnsi" w:cstheme="minorHAnsi"/>
        </w:rPr>
        <w:t>Hipótese científica</w:t>
      </w:r>
      <w:r w:rsidR="006F7EC7" w:rsidRPr="008A2035">
        <w:rPr>
          <w:rFonts w:asciiTheme="minorHAnsi" w:hAnsiTheme="minorHAnsi" w:cstheme="minorHAnsi"/>
          <w:b w:val="0"/>
          <w:bCs w:val="0"/>
        </w:rPr>
        <w:t xml:space="preserve"> – </w:t>
      </w:r>
      <w:r w:rsidRPr="008A2035">
        <w:rPr>
          <w:rFonts w:asciiTheme="minorHAnsi" w:hAnsiTheme="minorHAnsi" w:cstheme="minorHAnsi"/>
          <w:b w:val="0"/>
          <w:bCs w:val="0"/>
        </w:rPr>
        <w:t>Hipótese cujo enunciado atende os critérios das leis do pensamento e do método científico.</w:t>
      </w:r>
      <w:r w:rsidR="00840FD6" w:rsidRPr="008A2035">
        <w:rPr>
          <w:rFonts w:asciiTheme="minorHAnsi" w:hAnsiTheme="minorHAnsi" w:cstheme="minorHAnsi"/>
          <w:b w:val="0"/>
          <w:bCs w:val="0"/>
        </w:rPr>
        <w:t xml:space="preserve"> (os autores)</w:t>
      </w:r>
    </w:p>
    <w:p w14:paraId="67CEDA7E" w14:textId="3F228124" w:rsidR="00A83465" w:rsidRPr="008A2035" w:rsidRDefault="00A83465" w:rsidP="00A51ACF">
      <w:pPr>
        <w:pStyle w:val="Ttulo3"/>
        <w:numPr>
          <w:ilvl w:val="0"/>
          <w:numId w:val="16"/>
        </w:numPr>
        <w:spacing w:line="240" w:lineRule="auto"/>
        <w:ind w:hanging="720"/>
        <w:rPr>
          <w:rFonts w:asciiTheme="minorHAnsi" w:hAnsiTheme="minorHAnsi" w:cstheme="minorHAnsi"/>
        </w:rPr>
      </w:pPr>
      <w:bookmarkStart w:id="30" w:name="_3.3.2_Premissas"/>
      <w:bookmarkEnd w:id="30"/>
      <w:r w:rsidRPr="008A2035">
        <w:rPr>
          <w:rFonts w:asciiTheme="minorHAnsi" w:hAnsiTheme="minorHAnsi" w:cstheme="minorHAnsi"/>
        </w:rPr>
        <w:t>Premissas</w:t>
      </w:r>
    </w:p>
    <w:p w14:paraId="3B658DB0" w14:textId="191204E8" w:rsidR="00F156F4" w:rsidRPr="008A2035" w:rsidRDefault="00F156F4" w:rsidP="00A51ACF">
      <w:pPr>
        <w:pStyle w:val="PargrafodaLista"/>
        <w:numPr>
          <w:ilvl w:val="0"/>
          <w:numId w:val="7"/>
        </w:numPr>
        <w:suppressAutoHyphens/>
        <w:ind w:left="426"/>
        <w:jc w:val="both"/>
        <w:rPr>
          <w:rFonts w:asciiTheme="minorHAnsi" w:hAnsiTheme="minorHAnsi" w:cstheme="minorHAnsi"/>
        </w:rPr>
      </w:pPr>
      <w:r w:rsidRPr="008A2035">
        <w:rPr>
          <w:rFonts w:asciiTheme="minorHAnsi" w:hAnsiTheme="minorHAnsi" w:cstheme="minorHAnsi"/>
        </w:rPr>
        <w:t>Cenários prospectivos são hipóteses, meras hipóteses</w:t>
      </w:r>
      <w:r w:rsidR="0038290A" w:rsidRPr="008A2035">
        <w:rPr>
          <w:rFonts w:asciiTheme="minorHAnsi" w:hAnsiTheme="minorHAnsi" w:cstheme="minorHAnsi"/>
        </w:rPr>
        <w:t xml:space="preserve"> a respeito do futuro</w:t>
      </w:r>
      <w:r w:rsidRPr="008A2035">
        <w:rPr>
          <w:rFonts w:asciiTheme="minorHAnsi" w:hAnsiTheme="minorHAnsi" w:cstheme="minorHAnsi"/>
        </w:rPr>
        <w:t>.</w:t>
      </w:r>
    </w:p>
    <w:p w14:paraId="41F96092" w14:textId="77777777" w:rsidR="00F156F4" w:rsidRPr="008A2035" w:rsidRDefault="00F156F4" w:rsidP="00A51ACF">
      <w:pPr>
        <w:pStyle w:val="PargrafodaLista"/>
        <w:numPr>
          <w:ilvl w:val="0"/>
          <w:numId w:val="7"/>
        </w:numPr>
        <w:suppressAutoHyphens/>
        <w:ind w:left="426"/>
        <w:jc w:val="both"/>
        <w:rPr>
          <w:rFonts w:asciiTheme="minorHAnsi" w:hAnsiTheme="minorHAnsi" w:cstheme="minorHAnsi"/>
        </w:rPr>
      </w:pPr>
      <w:r w:rsidRPr="008A2035">
        <w:rPr>
          <w:rFonts w:asciiTheme="minorHAnsi" w:hAnsiTheme="minorHAnsi" w:cstheme="minorHAnsi"/>
        </w:rPr>
        <w:t>Hipóteses são confirmadas ou refutadas a partir de enunciados de evidências.</w:t>
      </w:r>
    </w:p>
    <w:p w14:paraId="16FA8D65" w14:textId="0D5BF852" w:rsidR="00F156F4" w:rsidRPr="008A2035" w:rsidRDefault="00F156F4" w:rsidP="00A51ACF">
      <w:pPr>
        <w:pStyle w:val="PargrafodaLista"/>
        <w:numPr>
          <w:ilvl w:val="0"/>
          <w:numId w:val="7"/>
        </w:numPr>
        <w:suppressAutoHyphens/>
        <w:ind w:left="426"/>
        <w:jc w:val="both"/>
        <w:rPr>
          <w:rFonts w:asciiTheme="minorHAnsi" w:hAnsiTheme="minorHAnsi" w:cstheme="minorHAnsi"/>
        </w:rPr>
      </w:pPr>
      <w:r w:rsidRPr="008A2035">
        <w:rPr>
          <w:rFonts w:asciiTheme="minorHAnsi" w:hAnsiTheme="minorHAnsi" w:cstheme="minorHAnsi"/>
        </w:rPr>
        <w:t>Evidências são enunciados lógicos sujeitos às leis do pensamento, ao método científico e fundamentadas sobre dados</w:t>
      </w:r>
      <w:r w:rsidR="00F676C3" w:rsidRPr="008A2035">
        <w:rPr>
          <w:rFonts w:asciiTheme="minorHAnsi" w:hAnsiTheme="minorHAnsi" w:cstheme="minorHAnsi"/>
        </w:rPr>
        <w:t xml:space="preserve"> confiáveis</w:t>
      </w:r>
      <w:r w:rsidR="00AA2C66" w:rsidRPr="008A2035">
        <w:rPr>
          <w:rFonts w:asciiTheme="minorHAnsi" w:hAnsiTheme="minorHAnsi" w:cstheme="minorHAnsi"/>
        </w:rPr>
        <w:t>.</w:t>
      </w:r>
    </w:p>
    <w:p w14:paraId="250F12B1" w14:textId="42778AF7" w:rsidR="00F156F4" w:rsidRPr="008A2035" w:rsidRDefault="00F156F4" w:rsidP="00A51ACF">
      <w:pPr>
        <w:pStyle w:val="PargrafodaLista"/>
        <w:numPr>
          <w:ilvl w:val="0"/>
          <w:numId w:val="7"/>
        </w:numPr>
        <w:suppressAutoHyphens/>
        <w:ind w:left="426"/>
        <w:jc w:val="both"/>
        <w:rPr>
          <w:rFonts w:asciiTheme="minorHAnsi" w:hAnsiTheme="minorHAnsi" w:cstheme="minorHAnsi"/>
        </w:rPr>
      </w:pPr>
      <w:r w:rsidRPr="008A2035">
        <w:rPr>
          <w:rFonts w:asciiTheme="minorHAnsi" w:hAnsiTheme="minorHAnsi" w:cstheme="minorHAnsi"/>
        </w:rPr>
        <w:lastRenderedPageBreak/>
        <w:t>Dados são elementos que conferem identidade a um indivíduo, ser ou coisa, caracterizando</w:t>
      </w:r>
      <w:r w:rsidR="003D66AF" w:rsidRPr="008A2035">
        <w:rPr>
          <w:rFonts w:asciiTheme="minorHAnsi" w:hAnsiTheme="minorHAnsi" w:cstheme="minorHAnsi"/>
        </w:rPr>
        <w:t>–</w:t>
      </w:r>
      <w:r w:rsidRPr="008A2035">
        <w:rPr>
          <w:rFonts w:asciiTheme="minorHAnsi" w:hAnsiTheme="minorHAnsi" w:cstheme="minorHAnsi"/>
        </w:rPr>
        <w:t>o como tal.</w:t>
      </w:r>
    </w:p>
    <w:p w14:paraId="4E4CD037" w14:textId="2468177E" w:rsidR="00F156F4" w:rsidRPr="008A2035" w:rsidRDefault="00F156F4" w:rsidP="00A51ACF">
      <w:pPr>
        <w:pStyle w:val="PargrafodaLista"/>
        <w:numPr>
          <w:ilvl w:val="0"/>
          <w:numId w:val="7"/>
        </w:numPr>
        <w:suppressAutoHyphens/>
        <w:ind w:left="426"/>
        <w:jc w:val="both"/>
        <w:rPr>
          <w:rFonts w:asciiTheme="minorHAnsi" w:hAnsiTheme="minorHAnsi" w:cstheme="minorHAnsi"/>
        </w:rPr>
      </w:pPr>
      <w:r w:rsidRPr="008A2035">
        <w:rPr>
          <w:rFonts w:asciiTheme="minorHAnsi" w:hAnsiTheme="minorHAnsi" w:cstheme="minorHAnsi"/>
        </w:rPr>
        <w:t xml:space="preserve">Regras </w:t>
      </w:r>
      <w:r w:rsidR="00796679" w:rsidRPr="008A2035">
        <w:rPr>
          <w:rFonts w:asciiTheme="minorHAnsi" w:hAnsiTheme="minorHAnsi" w:cstheme="minorHAnsi"/>
        </w:rPr>
        <w:t xml:space="preserve">que </w:t>
      </w:r>
      <w:r w:rsidRPr="008A2035">
        <w:rPr>
          <w:rFonts w:asciiTheme="minorHAnsi" w:hAnsiTheme="minorHAnsi" w:cstheme="minorHAnsi"/>
        </w:rPr>
        <w:t>orientam o enunciado de evidências e</w:t>
      </w:r>
      <w:r w:rsidR="002E0461" w:rsidRPr="008A2035">
        <w:rPr>
          <w:rFonts w:asciiTheme="minorHAnsi" w:hAnsiTheme="minorHAnsi" w:cstheme="minorHAnsi"/>
        </w:rPr>
        <w:t>m</w:t>
      </w:r>
      <w:r w:rsidRPr="008A2035">
        <w:rPr>
          <w:rFonts w:asciiTheme="minorHAnsi" w:hAnsiTheme="minorHAnsi" w:cstheme="minorHAnsi"/>
        </w:rPr>
        <w:t xml:space="preserve"> pesquisas científicas </w:t>
      </w:r>
      <w:r w:rsidR="00F13CAB" w:rsidRPr="008A2035">
        <w:rPr>
          <w:rFonts w:asciiTheme="minorHAnsi" w:hAnsiTheme="minorHAnsi" w:cstheme="minorHAnsi"/>
        </w:rPr>
        <w:t xml:space="preserve">são requisitos que </w:t>
      </w:r>
      <w:r w:rsidRPr="008A2035">
        <w:rPr>
          <w:rFonts w:asciiTheme="minorHAnsi" w:hAnsiTheme="minorHAnsi" w:cstheme="minorHAnsi"/>
        </w:rPr>
        <w:t xml:space="preserve">se aplicam, igualmente, ao enunciado de evidências na construção de cenários: esta condição </w:t>
      </w:r>
      <w:r w:rsidR="00F676C3" w:rsidRPr="008A2035">
        <w:rPr>
          <w:rFonts w:asciiTheme="minorHAnsi" w:hAnsiTheme="minorHAnsi" w:cstheme="minorHAnsi"/>
        </w:rPr>
        <w:t>é indispensável</w:t>
      </w:r>
      <w:r w:rsidR="00F13CAB" w:rsidRPr="008A2035">
        <w:rPr>
          <w:rFonts w:asciiTheme="minorHAnsi" w:hAnsiTheme="minorHAnsi" w:cstheme="minorHAnsi"/>
        </w:rPr>
        <w:t xml:space="preserve"> </w:t>
      </w:r>
      <w:r w:rsidRPr="008A2035">
        <w:rPr>
          <w:rFonts w:asciiTheme="minorHAnsi" w:hAnsiTheme="minorHAnsi" w:cstheme="minorHAnsi"/>
        </w:rPr>
        <w:t>para a legitimidade científica de</w:t>
      </w:r>
      <w:r w:rsidR="00CF25DA" w:rsidRPr="008A2035">
        <w:rPr>
          <w:rFonts w:asciiTheme="minorHAnsi" w:hAnsiTheme="minorHAnsi" w:cstheme="minorHAnsi"/>
        </w:rPr>
        <w:t xml:space="preserve"> cenários</w:t>
      </w:r>
      <w:r w:rsidRPr="008A2035">
        <w:rPr>
          <w:rFonts w:asciiTheme="minorHAnsi" w:hAnsiTheme="minorHAnsi" w:cstheme="minorHAnsi"/>
        </w:rPr>
        <w:t>.</w:t>
      </w:r>
    </w:p>
    <w:p w14:paraId="73DCA57E" w14:textId="77777777" w:rsidR="00F156F4" w:rsidRPr="008A2035" w:rsidRDefault="00F156F4" w:rsidP="00A51ACF">
      <w:pPr>
        <w:pStyle w:val="PargrafodaLista"/>
        <w:numPr>
          <w:ilvl w:val="0"/>
          <w:numId w:val="7"/>
        </w:numPr>
        <w:suppressAutoHyphens/>
        <w:ind w:left="426"/>
        <w:jc w:val="both"/>
        <w:rPr>
          <w:rFonts w:asciiTheme="minorHAnsi" w:hAnsiTheme="minorHAnsi" w:cstheme="minorHAnsi"/>
        </w:rPr>
      </w:pPr>
      <w:r w:rsidRPr="008A2035">
        <w:rPr>
          <w:rFonts w:asciiTheme="minorHAnsi" w:hAnsiTheme="minorHAnsi" w:cstheme="minorHAnsi"/>
        </w:rPr>
        <w:t>Cenários prospectivos e opções estratégicas são substantivos abstratos – ambos integram o domínio humano e o mundo das ideias.</w:t>
      </w:r>
    </w:p>
    <w:p w14:paraId="72C5D8F8" w14:textId="77777777" w:rsidR="00F156F4" w:rsidRPr="008A2035" w:rsidRDefault="00F156F4" w:rsidP="00A51ACF">
      <w:pPr>
        <w:pStyle w:val="PargrafodaLista"/>
        <w:numPr>
          <w:ilvl w:val="0"/>
          <w:numId w:val="7"/>
        </w:numPr>
        <w:suppressAutoHyphens/>
        <w:ind w:left="426"/>
        <w:jc w:val="both"/>
        <w:rPr>
          <w:rFonts w:asciiTheme="minorHAnsi" w:hAnsiTheme="minorHAnsi" w:cstheme="minorHAnsi"/>
        </w:rPr>
      </w:pPr>
      <w:r w:rsidRPr="008A2035">
        <w:rPr>
          <w:rFonts w:asciiTheme="minorHAnsi" w:hAnsiTheme="minorHAnsi" w:cstheme="minorHAnsi"/>
        </w:rPr>
        <w:t>Cenários prospectivos são reais – as alternativas existem – e cientificamente legitimados se baseados em evidências.</w:t>
      </w:r>
    </w:p>
    <w:p w14:paraId="2B218839" w14:textId="6E577B43" w:rsidR="00F156F4" w:rsidRPr="008A2035" w:rsidRDefault="00F156F4" w:rsidP="00A51ACF">
      <w:pPr>
        <w:pStyle w:val="PargrafodaLista"/>
        <w:numPr>
          <w:ilvl w:val="0"/>
          <w:numId w:val="7"/>
        </w:numPr>
        <w:suppressAutoHyphens/>
        <w:ind w:left="426"/>
        <w:jc w:val="both"/>
        <w:rPr>
          <w:rFonts w:asciiTheme="minorHAnsi" w:hAnsiTheme="minorHAnsi" w:cstheme="minorHAnsi"/>
        </w:rPr>
      </w:pPr>
      <w:r w:rsidRPr="008A2035">
        <w:rPr>
          <w:rFonts w:asciiTheme="minorHAnsi" w:hAnsiTheme="minorHAnsi" w:cstheme="minorHAnsi"/>
        </w:rPr>
        <w:t>Opções estratégicas são cientificamente legitimadas se fundamentadas em cenários prospectivos baseados em evidências.</w:t>
      </w:r>
    </w:p>
    <w:p w14:paraId="4073BC5D" w14:textId="0CB2892F" w:rsidR="00F156F4" w:rsidRPr="008A2035" w:rsidRDefault="00F156F4" w:rsidP="00A51ACF">
      <w:pPr>
        <w:pStyle w:val="PargrafodaLista"/>
        <w:numPr>
          <w:ilvl w:val="0"/>
          <w:numId w:val="7"/>
        </w:numPr>
        <w:suppressAutoHyphens/>
        <w:ind w:left="426"/>
        <w:jc w:val="both"/>
        <w:rPr>
          <w:rFonts w:asciiTheme="minorHAnsi" w:hAnsiTheme="minorHAnsi" w:cstheme="minorHAnsi"/>
        </w:rPr>
      </w:pPr>
      <w:r w:rsidRPr="008A2035">
        <w:rPr>
          <w:rFonts w:asciiTheme="minorHAnsi" w:hAnsiTheme="minorHAnsi" w:cstheme="minorHAnsi"/>
        </w:rPr>
        <w:t xml:space="preserve">A legitimidade científica das opções estratégicas baseadas em cenários prospectivos se aplica ao </w:t>
      </w:r>
      <w:r w:rsidR="008E7F8D" w:rsidRPr="008A2035">
        <w:rPr>
          <w:rFonts w:asciiTheme="minorHAnsi" w:hAnsiTheme="minorHAnsi" w:cstheme="minorHAnsi"/>
        </w:rPr>
        <w:t>Método Grumbach</w:t>
      </w:r>
      <w:r w:rsidRPr="008A2035">
        <w:rPr>
          <w:rFonts w:asciiTheme="minorHAnsi" w:hAnsiTheme="minorHAnsi" w:cstheme="minorHAnsi"/>
        </w:rPr>
        <w:t xml:space="preserve"> de Planejamento Estratégico.</w:t>
      </w:r>
    </w:p>
    <w:p w14:paraId="6A23F708" w14:textId="2A7FD3EE" w:rsidR="00F156F4" w:rsidRPr="008A2035" w:rsidRDefault="00F156F4" w:rsidP="00A51ACF">
      <w:pPr>
        <w:suppressAutoHyphens/>
        <w:ind w:firstLine="709"/>
        <w:jc w:val="both"/>
        <w:rPr>
          <w:rFonts w:asciiTheme="minorHAnsi" w:hAnsiTheme="minorHAnsi" w:cstheme="minorHAnsi"/>
        </w:rPr>
      </w:pPr>
      <w:r w:rsidRPr="008A2035">
        <w:rPr>
          <w:rFonts w:asciiTheme="minorHAnsi" w:hAnsiTheme="minorHAnsi" w:cstheme="minorHAnsi"/>
        </w:rPr>
        <w:t>A primeira premissa tem</w:t>
      </w:r>
      <w:r w:rsidR="003D0F89" w:rsidRPr="008A2035">
        <w:rPr>
          <w:rFonts w:asciiTheme="minorHAnsi" w:hAnsiTheme="minorHAnsi" w:cstheme="minorHAnsi"/>
        </w:rPr>
        <w:t xml:space="preserve"> dois</w:t>
      </w:r>
      <w:r w:rsidRPr="008A2035">
        <w:rPr>
          <w:rFonts w:asciiTheme="minorHAnsi" w:hAnsiTheme="minorHAnsi" w:cstheme="minorHAnsi"/>
        </w:rPr>
        <w:t xml:space="preserve"> objetivos</w:t>
      </w:r>
      <w:r w:rsidR="003D0F89" w:rsidRPr="008A2035">
        <w:rPr>
          <w:rFonts w:asciiTheme="minorHAnsi" w:hAnsiTheme="minorHAnsi" w:cstheme="minorHAnsi"/>
        </w:rPr>
        <w:t>:</w:t>
      </w:r>
      <w:r w:rsidRPr="008A2035">
        <w:rPr>
          <w:rFonts w:asciiTheme="minorHAnsi" w:hAnsiTheme="minorHAnsi" w:cstheme="minorHAnsi"/>
        </w:rPr>
        <w:t xml:space="preserve"> </w:t>
      </w:r>
      <w:r w:rsidR="00135A6F" w:rsidRPr="008A2035">
        <w:rPr>
          <w:rFonts w:asciiTheme="minorHAnsi" w:hAnsiTheme="minorHAnsi" w:cstheme="minorHAnsi"/>
        </w:rPr>
        <w:t>enquadr</w:t>
      </w:r>
      <w:r w:rsidR="00234485" w:rsidRPr="008A2035">
        <w:rPr>
          <w:rFonts w:asciiTheme="minorHAnsi" w:hAnsiTheme="minorHAnsi" w:cstheme="minorHAnsi"/>
        </w:rPr>
        <w:t>ar cenários nos</w:t>
      </w:r>
      <w:r w:rsidRPr="008A2035">
        <w:rPr>
          <w:rFonts w:asciiTheme="minorHAnsi" w:hAnsiTheme="minorHAnsi" w:cstheme="minorHAnsi"/>
        </w:rPr>
        <w:t xml:space="preserve"> limites de uma hipótese e retira</w:t>
      </w:r>
      <w:r w:rsidR="005A0A12" w:rsidRPr="008A2035">
        <w:rPr>
          <w:rFonts w:asciiTheme="minorHAnsi" w:hAnsiTheme="minorHAnsi" w:cstheme="minorHAnsi"/>
        </w:rPr>
        <w:t>r</w:t>
      </w:r>
      <w:r w:rsidRPr="008A2035">
        <w:rPr>
          <w:rFonts w:asciiTheme="minorHAnsi" w:hAnsiTheme="minorHAnsi" w:cstheme="minorHAnsi"/>
        </w:rPr>
        <w:t xml:space="preserve"> da lista de hipóteses os cenários atuais. A segunda premissa </w:t>
      </w:r>
      <w:r w:rsidR="00043565" w:rsidRPr="008A2035">
        <w:rPr>
          <w:rFonts w:asciiTheme="minorHAnsi" w:hAnsiTheme="minorHAnsi" w:cstheme="minorHAnsi"/>
        </w:rPr>
        <w:t>ressalta o papel das evidências</w:t>
      </w:r>
      <w:r w:rsidR="00C67097" w:rsidRPr="008A2035">
        <w:rPr>
          <w:rFonts w:asciiTheme="minorHAnsi" w:hAnsiTheme="minorHAnsi" w:cstheme="minorHAnsi"/>
        </w:rPr>
        <w:t>: elas</w:t>
      </w:r>
      <w:r w:rsidR="00043565" w:rsidRPr="008A2035">
        <w:rPr>
          <w:rFonts w:asciiTheme="minorHAnsi" w:hAnsiTheme="minorHAnsi" w:cstheme="minorHAnsi"/>
        </w:rPr>
        <w:t xml:space="preserve"> são </w:t>
      </w:r>
      <w:r w:rsidR="00D16693" w:rsidRPr="008A2035">
        <w:rPr>
          <w:rFonts w:asciiTheme="minorHAnsi" w:hAnsiTheme="minorHAnsi" w:cstheme="minorHAnsi"/>
        </w:rPr>
        <w:t xml:space="preserve">o </w:t>
      </w:r>
      <w:r w:rsidRPr="008A2035">
        <w:rPr>
          <w:rFonts w:asciiTheme="minorHAnsi" w:hAnsiTheme="minorHAnsi" w:cstheme="minorHAnsi"/>
        </w:rPr>
        <w:t xml:space="preserve">elemento essencial </w:t>
      </w:r>
      <w:r w:rsidR="007D0B02" w:rsidRPr="008A2035">
        <w:rPr>
          <w:rFonts w:asciiTheme="minorHAnsi" w:hAnsiTheme="minorHAnsi" w:cstheme="minorHAnsi"/>
        </w:rPr>
        <w:t>da</w:t>
      </w:r>
      <w:r w:rsidRPr="008A2035">
        <w:rPr>
          <w:rFonts w:asciiTheme="minorHAnsi" w:hAnsiTheme="minorHAnsi" w:cstheme="minorHAnsi"/>
        </w:rPr>
        <w:t xml:space="preserve"> legitimidade </w:t>
      </w:r>
      <w:r w:rsidR="00D16693" w:rsidRPr="008A2035">
        <w:rPr>
          <w:rFonts w:asciiTheme="minorHAnsi" w:hAnsiTheme="minorHAnsi" w:cstheme="minorHAnsi"/>
        </w:rPr>
        <w:t>epistemológi</w:t>
      </w:r>
      <w:r w:rsidRPr="008A2035">
        <w:rPr>
          <w:rFonts w:asciiTheme="minorHAnsi" w:hAnsiTheme="minorHAnsi" w:cstheme="minorHAnsi"/>
        </w:rPr>
        <w:t xml:space="preserve">ca </w:t>
      </w:r>
      <w:r w:rsidR="007D0B02" w:rsidRPr="008A2035">
        <w:rPr>
          <w:rFonts w:asciiTheme="minorHAnsi" w:hAnsiTheme="minorHAnsi" w:cstheme="minorHAnsi"/>
        </w:rPr>
        <w:t xml:space="preserve">proposta por </w:t>
      </w:r>
      <w:r w:rsidRPr="008A2035">
        <w:rPr>
          <w:rFonts w:asciiTheme="minorHAnsi" w:hAnsiTheme="minorHAnsi" w:cstheme="minorHAnsi"/>
        </w:rPr>
        <w:t xml:space="preserve">este </w:t>
      </w:r>
      <w:r w:rsidR="0014607F" w:rsidRPr="008A2035">
        <w:rPr>
          <w:rFonts w:asciiTheme="minorHAnsi" w:hAnsiTheme="minorHAnsi" w:cstheme="minorHAnsi"/>
        </w:rPr>
        <w:t>estudo.</w:t>
      </w:r>
      <w:r w:rsidRPr="008A2035">
        <w:rPr>
          <w:rFonts w:asciiTheme="minorHAnsi" w:hAnsiTheme="minorHAnsi" w:cstheme="minorHAnsi"/>
        </w:rPr>
        <w:t xml:space="preserve"> A terceira premissa reúne dados e leis do pensamento como elementos harmônicos e insubstituíveis ao enunciado de evidências cientificamente leg</w:t>
      </w:r>
      <w:r w:rsidR="00534A2B" w:rsidRPr="008A2035">
        <w:rPr>
          <w:rFonts w:asciiTheme="minorHAnsi" w:hAnsiTheme="minorHAnsi" w:cstheme="minorHAnsi"/>
        </w:rPr>
        <w:t>í</w:t>
      </w:r>
      <w:r w:rsidRPr="008A2035">
        <w:rPr>
          <w:rFonts w:asciiTheme="minorHAnsi" w:hAnsiTheme="minorHAnsi" w:cstheme="minorHAnsi"/>
        </w:rPr>
        <w:t>timas. A quarta premissa ressalta o papel dos dados na caracterização das coisas. A quinta premissa evoca a equivalência funcional</w:t>
      </w:r>
      <w:r w:rsidRPr="008A2035">
        <w:rPr>
          <w:rStyle w:val="Refdenotaderodap"/>
          <w:rFonts w:asciiTheme="minorHAnsi" w:hAnsiTheme="minorHAnsi" w:cstheme="minorHAnsi"/>
        </w:rPr>
        <w:footnoteReference w:id="8"/>
      </w:r>
      <w:r w:rsidRPr="008A2035">
        <w:rPr>
          <w:rFonts w:asciiTheme="minorHAnsi" w:hAnsiTheme="minorHAnsi" w:cstheme="minorHAnsi"/>
        </w:rPr>
        <w:t xml:space="preserve"> entre hipóteses em pesquisas científicas e cenários em estudos prospectivos. A sexta, a sétima e a oitava premissas contrap</w:t>
      </w:r>
      <w:r w:rsidR="00ED7B23" w:rsidRPr="008A2035">
        <w:rPr>
          <w:rFonts w:asciiTheme="minorHAnsi" w:hAnsiTheme="minorHAnsi" w:cstheme="minorHAnsi"/>
        </w:rPr>
        <w:t>õem</w:t>
      </w:r>
      <w:r w:rsidRPr="008A2035">
        <w:rPr>
          <w:rFonts w:asciiTheme="minorHAnsi" w:hAnsiTheme="minorHAnsi" w:cstheme="minorHAnsi"/>
        </w:rPr>
        <w:t xml:space="preserve"> </w:t>
      </w:r>
      <w:r w:rsidR="00497BC4" w:rsidRPr="008A2035">
        <w:rPr>
          <w:rFonts w:asciiTheme="minorHAnsi" w:hAnsiTheme="minorHAnsi" w:cstheme="minorHAnsi"/>
        </w:rPr>
        <w:t xml:space="preserve">a </w:t>
      </w:r>
      <w:r w:rsidRPr="008A2035">
        <w:rPr>
          <w:rFonts w:asciiTheme="minorHAnsi" w:hAnsiTheme="minorHAnsi" w:cstheme="minorHAnsi"/>
        </w:rPr>
        <w:t>ideia de que estudos prospe</w:t>
      </w:r>
      <w:r w:rsidR="008F5333" w:rsidRPr="008A2035">
        <w:rPr>
          <w:rFonts w:asciiTheme="minorHAnsi" w:hAnsiTheme="minorHAnsi" w:cstheme="minorHAnsi"/>
        </w:rPr>
        <w:t>c</w:t>
      </w:r>
      <w:r w:rsidRPr="008A2035">
        <w:rPr>
          <w:rFonts w:asciiTheme="minorHAnsi" w:hAnsiTheme="minorHAnsi" w:cstheme="minorHAnsi"/>
        </w:rPr>
        <w:t xml:space="preserve">tivos não poderiam gerar conhecimento pelo fato de se referirem a algo que não existe (o futuro). A nona premissa </w:t>
      </w:r>
      <w:r w:rsidR="00682141" w:rsidRPr="008A2035">
        <w:rPr>
          <w:rFonts w:asciiTheme="minorHAnsi" w:hAnsiTheme="minorHAnsi" w:cstheme="minorHAnsi"/>
        </w:rPr>
        <w:t xml:space="preserve">configura </w:t>
      </w:r>
      <w:r w:rsidRPr="008A2035">
        <w:rPr>
          <w:rFonts w:asciiTheme="minorHAnsi" w:hAnsiTheme="minorHAnsi" w:cstheme="minorHAnsi"/>
        </w:rPr>
        <w:t xml:space="preserve">o </w:t>
      </w:r>
      <w:r w:rsidR="008E7F8D" w:rsidRPr="008A2035">
        <w:rPr>
          <w:rFonts w:asciiTheme="minorHAnsi" w:hAnsiTheme="minorHAnsi" w:cstheme="minorHAnsi"/>
        </w:rPr>
        <w:t>método Grumbach</w:t>
      </w:r>
      <w:r w:rsidR="000C56B6" w:rsidRPr="008A2035">
        <w:rPr>
          <w:rFonts w:asciiTheme="minorHAnsi" w:hAnsiTheme="minorHAnsi" w:cstheme="minorHAnsi"/>
        </w:rPr>
        <w:t xml:space="preserve"> </w:t>
      </w:r>
      <w:r w:rsidR="00682141" w:rsidRPr="008A2035">
        <w:rPr>
          <w:rFonts w:asciiTheme="minorHAnsi" w:hAnsiTheme="minorHAnsi" w:cstheme="minorHAnsi"/>
        </w:rPr>
        <w:t xml:space="preserve">como </w:t>
      </w:r>
      <w:r w:rsidR="002369B3" w:rsidRPr="008A2035">
        <w:rPr>
          <w:rFonts w:asciiTheme="minorHAnsi" w:hAnsiTheme="minorHAnsi" w:cstheme="minorHAnsi"/>
        </w:rPr>
        <w:t>legítimo representante d</w:t>
      </w:r>
      <w:r w:rsidR="00076533" w:rsidRPr="008A2035">
        <w:rPr>
          <w:rFonts w:asciiTheme="minorHAnsi" w:hAnsiTheme="minorHAnsi" w:cstheme="minorHAnsi"/>
        </w:rPr>
        <w:t>a metodologia</w:t>
      </w:r>
      <w:r w:rsidRPr="008A2035">
        <w:rPr>
          <w:rFonts w:asciiTheme="minorHAnsi" w:hAnsiTheme="minorHAnsi" w:cstheme="minorHAnsi"/>
        </w:rPr>
        <w:t>.</w:t>
      </w:r>
    </w:p>
    <w:p w14:paraId="7888EA29" w14:textId="4673B3DC" w:rsidR="00D50AF7" w:rsidRPr="008A2035" w:rsidRDefault="00D50AF7" w:rsidP="00A51ACF">
      <w:pPr>
        <w:pStyle w:val="Ttulo3"/>
        <w:numPr>
          <w:ilvl w:val="0"/>
          <w:numId w:val="16"/>
        </w:numPr>
        <w:spacing w:line="240" w:lineRule="auto"/>
        <w:ind w:hanging="720"/>
        <w:rPr>
          <w:rFonts w:asciiTheme="minorHAnsi" w:hAnsiTheme="minorHAnsi" w:cstheme="minorHAnsi"/>
        </w:rPr>
      </w:pPr>
      <w:r w:rsidRPr="008A2035">
        <w:rPr>
          <w:rFonts w:asciiTheme="minorHAnsi" w:hAnsiTheme="minorHAnsi" w:cstheme="minorHAnsi"/>
        </w:rPr>
        <w:t>Pressupostos</w:t>
      </w:r>
    </w:p>
    <w:p w14:paraId="4566CB81" w14:textId="73343A31" w:rsidR="00DB0F6E" w:rsidRPr="008A2035" w:rsidRDefault="00DB0F6E" w:rsidP="00A51ACF">
      <w:pPr>
        <w:pStyle w:val="PargrafodaLista"/>
        <w:numPr>
          <w:ilvl w:val="0"/>
          <w:numId w:val="8"/>
        </w:numPr>
        <w:suppressAutoHyphens/>
        <w:ind w:left="426"/>
        <w:jc w:val="both"/>
        <w:rPr>
          <w:rFonts w:asciiTheme="minorHAnsi" w:hAnsiTheme="minorHAnsi" w:cstheme="minorHAnsi"/>
        </w:rPr>
      </w:pPr>
      <w:r w:rsidRPr="008A2035">
        <w:rPr>
          <w:rFonts w:asciiTheme="minorHAnsi" w:hAnsiTheme="minorHAnsi" w:cstheme="minorHAnsi"/>
        </w:rPr>
        <w:t xml:space="preserve">O método cartesiano orienta em linhas gerais o </w:t>
      </w:r>
      <w:r w:rsidR="008E7F8D" w:rsidRPr="008A2035">
        <w:rPr>
          <w:rFonts w:asciiTheme="minorHAnsi" w:hAnsiTheme="minorHAnsi" w:cstheme="minorHAnsi"/>
        </w:rPr>
        <w:t>Método Grumbach</w:t>
      </w:r>
      <w:r w:rsidRPr="008A2035">
        <w:rPr>
          <w:rFonts w:asciiTheme="minorHAnsi" w:hAnsiTheme="minorHAnsi" w:cstheme="minorHAnsi"/>
        </w:rPr>
        <w:t>, que se vale de dados consistentes para sinalizar eventos probabilisticamente possíveis</w:t>
      </w:r>
      <w:r w:rsidR="007970F6" w:rsidRPr="008A2035">
        <w:rPr>
          <w:rFonts w:asciiTheme="minorHAnsi" w:hAnsiTheme="minorHAnsi" w:cstheme="minorHAnsi"/>
        </w:rPr>
        <w:t xml:space="preserve"> segundo a opinião de </w:t>
      </w:r>
      <w:r w:rsidR="00155D06" w:rsidRPr="008A2035">
        <w:rPr>
          <w:rFonts w:asciiTheme="minorHAnsi" w:hAnsiTheme="minorHAnsi" w:cstheme="minorHAnsi"/>
        </w:rPr>
        <w:t>especialistas</w:t>
      </w:r>
      <w:r w:rsidRPr="008A2035">
        <w:rPr>
          <w:rFonts w:asciiTheme="minorHAnsi" w:hAnsiTheme="minorHAnsi" w:cstheme="minorHAnsi"/>
        </w:rPr>
        <w:t>.</w:t>
      </w:r>
    </w:p>
    <w:p w14:paraId="1399F7BF" w14:textId="6995A669" w:rsidR="00DB0F6E" w:rsidRPr="008A2035" w:rsidRDefault="00DB0F6E" w:rsidP="00A51ACF">
      <w:pPr>
        <w:pStyle w:val="PargrafodaLista"/>
        <w:numPr>
          <w:ilvl w:val="0"/>
          <w:numId w:val="8"/>
        </w:numPr>
        <w:suppressAutoHyphens/>
        <w:ind w:left="426"/>
        <w:jc w:val="both"/>
        <w:rPr>
          <w:rFonts w:asciiTheme="minorHAnsi" w:hAnsiTheme="minorHAnsi" w:cstheme="minorHAnsi"/>
        </w:rPr>
      </w:pPr>
      <w:r w:rsidRPr="008A2035">
        <w:rPr>
          <w:rFonts w:asciiTheme="minorHAnsi" w:hAnsiTheme="minorHAnsi" w:cstheme="minorHAnsi"/>
        </w:rPr>
        <w:t>Cenários dispõem de estruturas de dados típicas</w:t>
      </w:r>
      <w:r w:rsidR="00BC6F5E" w:rsidRPr="008A2035">
        <w:rPr>
          <w:rFonts w:asciiTheme="minorHAnsi" w:hAnsiTheme="minorHAnsi" w:cstheme="minorHAnsi"/>
        </w:rPr>
        <w:t>.</w:t>
      </w:r>
      <w:r w:rsidRPr="008A2035">
        <w:rPr>
          <w:rFonts w:asciiTheme="minorHAnsi" w:hAnsiTheme="minorHAnsi" w:cstheme="minorHAnsi"/>
        </w:rPr>
        <w:t xml:space="preserve"> </w:t>
      </w:r>
      <w:r w:rsidR="00E456C6" w:rsidRPr="008A2035">
        <w:rPr>
          <w:rFonts w:asciiTheme="minorHAnsi" w:hAnsiTheme="minorHAnsi" w:cstheme="minorHAnsi"/>
        </w:rPr>
        <w:t>Elemento</w:t>
      </w:r>
      <w:r w:rsidR="000716AC" w:rsidRPr="008A2035">
        <w:rPr>
          <w:rFonts w:asciiTheme="minorHAnsi" w:hAnsiTheme="minorHAnsi" w:cstheme="minorHAnsi"/>
        </w:rPr>
        <w:t>s</w:t>
      </w:r>
      <w:r w:rsidRPr="008A2035">
        <w:rPr>
          <w:rFonts w:asciiTheme="minorHAnsi" w:hAnsiTheme="minorHAnsi" w:cstheme="minorHAnsi"/>
        </w:rPr>
        <w:t xml:space="preserve"> equivalentes em </w:t>
      </w:r>
      <w:r w:rsidR="000716AC" w:rsidRPr="008A2035">
        <w:rPr>
          <w:rFonts w:asciiTheme="minorHAnsi" w:hAnsiTheme="minorHAnsi" w:cstheme="minorHAnsi"/>
        </w:rPr>
        <w:t xml:space="preserve">estudos </w:t>
      </w:r>
      <w:r w:rsidRPr="008A2035">
        <w:rPr>
          <w:rFonts w:asciiTheme="minorHAnsi" w:hAnsiTheme="minorHAnsi" w:cstheme="minorHAnsi"/>
        </w:rPr>
        <w:t>científic</w:t>
      </w:r>
      <w:r w:rsidR="000716AC" w:rsidRPr="008A2035">
        <w:rPr>
          <w:rFonts w:asciiTheme="minorHAnsi" w:hAnsiTheme="minorHAnsi" w:cstheme="minorHAnsi"/>
        </w:rPr>
        <w:t>o</w:t>
      </w:r>
      <w:r w:rsidRPr="008A2035">
        <w:rPr>
          <w:rFonts w:asciiTheme="minorHAnsi" w:hAnsiTheme="minorHAnsi" w:cstheme="minorHAnsi"/>
        </w:rPr>
        <w:t xml:space="preserve">s </w:t>
      </w:r>
      <w:r w:rsidR="000716AC" w:rsidRPr="008A2035">
        <w:rPr>
          <w:rFonts w:asciiTheme="minorHAnsi" w:hAnsiTheme="minorHAnsi" w:cstheme="minorHAnsi"/>
        </w:rPr>
        <w:t xml:space="preserve">fundamentam </w:t>
      </w:r>
      <w:r w:rsidRPr="008A2035">
        <w:rPr>
          <w:rFonts w:asciiTheme="minorHAnsi" w:hAnsiTheme="minorHAnsi" w:cstheme="minorHAnsi"/>
        </w:rPr>
        <w:t xml:space="preserve">evidências e </w:t>
      </w:r>
      <w:r w:rsidR="000716AC" w:rsidRPr="008A2035">
        <w:rPr>
          <w:rFonts w:asciiTheme="minorHAnsi" w:hAnsiTheme="minorHAnsi" w:cstheme="minorHAnsi"/>
        </w:rPr>
        <w:t xml:space="preserve">lhes conferem </w:t>
      </w:r>
      <w:r w:rsidRPr="008A2035">
        <w:rPr>
          <w:rFonts w:asciiTheme="minorHAnsi" w:hAnsiTheme="minorHAnsi" w:cstheme="minorHAnsi"/>
        </w:rPr>
        <w:t>legitimidade científica e epistemológi</w:t>
      </w:r>
      <w:r w:rsidR="000716AC" w:rsidRPr="008A2035">
        <w:rPr>
          <w:rFonts w:asciiTheme="minorHAnsi" w:hAnsiTheme="minorHAnsi" w:cstheme="minorHAnsi"/>
        </w:rPr>
        <w:t>ca</w:t>
      </w:r>
      <w:r w:rsidRPr="008A2035">
        <w:rPr>
          <w:rFonts w:asciiTheme="minorHAnsi" w:hAnsiTheme="minorHAnsi" w:cstheme="minorHAnsi"/>
        </w:rPr>
        <w:t>.</w:t>
      </w:r>
    </w:p>
    <w:p w14:paraId="14C212BC" w14:textId="1E013D82" w:rsidR="00DB0F6E" w:rsidRPr="008A2035" w:rsidRDefault="00DB0F6E" w:rsidP="00A51ACF">
      <w:pPr>
        <w:pStyle w:val="PargrafodaLista"/>
        <w:numPr>
          <w:ilvl w:val="0"/>
          <w:numId w:val="8"/>
        </w:numPr>
        <w:suppressAutoHyphens/>
        <w:ind w:left="426"/>
        <w:jc w:val="both"/>
        <w:rPr>
          <w:rFonts w:asciiTheme="minorHAnsi" w:hAnsiTheme="minorHAnsi" w:cstheme="minorHAnsi"/>
        </w:rPr>
      </w:pPr>
      <w:r w:rsidRPr="008A2035">
        <w:rPr>
          <w:rFonts w:asciiTheme="minorHAnsi" w:hAnsiTheme="minorHAnsi" w:cstheme="minorHAnsi"/>
        </w:rPr>
        <w:t xml:space="preserve">O </w:t>
      </w:r>
      <w:r w:rsidR="00673CA3" w:rsidRPr="008A2035">
        <w:rPr>
          <w:rFonts w:asciiTheme="minorHAnsi" w:hAnsiTheme="minorHAnsi" w:cstheme="minorHAnsi"/>
        </w:rPr>
        <w:t>m</w:t>
      </w:r>
      <w:r w:rsidRPr="008A2035">
        <w:rPr>
          <w:rFonts w:asciiTheme="minorHAnsi" w:hAnsiTheme="minorHAnsi" w:cstheme="minorHAnsi"/>
        </w:rPr>
        <w:t xml:space="preserve">étodo Grumbach se vale de procedimentos compatíveis com o método cartesiano, se baseia e produz resultados </w:t>
      </w:r>
      <w:r w:rsidR="00C44C13" w:rsidRPr="008A2035">
        <w:rPr>
          <w:rFonts w:asciiTheme="minorHAnsi" w:hAnsiTheme="minorHAnsi" w:cstheme="minorHAnsi"/>
        </w:rPr>
        <w:t>fundamentados em evidências</w:t>
      </w:r>
      <w:r w:rsidR="00FB694C" w:rsidRPr="008A2035">
        <w:rPr>
          <w:rFonts w:asciiTheme="minorHAnsi" w:hAnsiTheme="minorHAnsi" w:cstheme="minorHAnsi"/>
        </w:rPr>
        <w:t>:</w:t>
      </w:r>
      <w:r w:rsidRPr="008A2035">
        <w:rPr>
          <w:rFonts w:asciiTheme="minorHAnsi" w:hAnsiTheme="minorHAnsi" w:cstheme="minorHAnsi"/>
        </w:rPr>
        <w:t xml:space="preserve"> cenários e opções estratégicas.</w:t>
      </w:r>
    </w:p>
    <w:p w14:paraId="7455808C" w14:textId="4E08DA8F" w:rsidR="00DB0F6E" w:rsidRPr="008A2035" w:rsidRDefault="00DB0F6E" w:rsidP="00A51ACF">
      <w:pPr>
        <w:pStyle w:val="PargrafodaLista"/>
        <w:numPr>
          <w:ilvl w:val="0"/>
          <w:numId w:val="8"/>
        </w:numPr>
        <w:suppressAutoHyphens/>
        <w:ind w:left="426"/>
        <w:jc w:val="both"/>
        <w:rPr>
          <w:rFonts w:asciiTheme="minorHAnsi" w:hAnsiTheme="minorHAnsi" w:cstheme="minorHAnsi"/>
        </w:rPr>
      </w:pPr>
      <w:r w:rsidRPr="008A2035">
        <w:rPr>
          <w:rFonts w:asciiTheme="minorHAnsi" w:hAnsiTheme="minorHAnsi" w:cstheme="minorHAnsi"/>
        </w:rPr>
        <w:t xml:space="preserve">O </w:t>
      </w:r>
      <w:r w:rsidR="008E7F8D" w:rsidRPr="008A2035">
        <w:rPr>
          <w:rFonts w:asciiTheme="minorHAnsi" w:hAnsiTheme="minorHAnsi" w:cstheme="minorHAnsi"/>
        </w:rPr>
        <w:t>método Grumbach</w:t>
      </w:r>
      <w:r w:rsidRPr="008A2035">
        <w:rPr>
          <w:rFonts w:asciiTheme="minorHAnsi" w:hAnsiTheme="minorHAnsi" w:cstheme="minorHAnsi"/>
        </w:rPr>
        <w:t xml:space="preserve"> pode ser robustecido com a explicitação de regras que garantam clareza </w:t>
      </w:r>
      <w:r w:rsidR="00A53F59" w:rsidRPr="008A2035">
        <w:rPr>
          <w:rFonts w:asciiTheme="minorHAnsi" w:hAnsiTheme="minorHAnsi" w:cstheme="minorHAnsi"/>
        </w:rPr>
        <w:t>a</w:t>
      </w:r>
      <w:r w:rsidRPr="008A2035">
        <w:rPr>
          <w:rFonts w:asciiTheme="minorHAnsi" w:hAnsiTheme="minorHAnsi" w:cstheme="minorHAnsi"/>
        </w:rPr>
        <w:t xml:space="preserve"> enunciados (agregando as leis do pensamento) e consistência </w:t>
      </w:r>
      <w:r w:rsidR="00A53F59" w:rsidRPr="008A2035">
        <w:rPr>
          <w:rFonts w:asciiTheme="minorHAnsi" w:hAnsiTheme="minorHAnsi" w:cstheme="minorHAnsi"/>
        </w:rPr>
        <w:t>a</w:t>
      </w:r>
      <w:r w:rsidRPr="008A2035">
        <w:rPr>
          <w:rFonts w:asciiTheme="minorHAnsi" w:hAnsiTheme="minorHAnsi" w:cstheme="minorHAnsi"/>
        </w:rPr>
        <w:t>os dados gerados.</w:t>
      </w:r>
    </w:p>
    <w:p w14:paraId="06012A76" w14:textId="2037BF23" w:rsidR="007D4948" w:rsidRPr="008A2035" w:rsidRDefault="00E7375E" w:rsidP="00A51ACF">
      <w:pPr>
        <w:pStyle w:val="Ttulo2"/>
        <w:spacing w:line="240" w:lineRule="auto"/>
        <w:ind w:left="0" w:firstLine="0"/>
        <w:rPr>
          <w:rFonts w:asciiTheme="minorHAnsi" w:hAnsiTheme="minorHAnsi" w:cstheme="minorHAnsi"/>
        </w:rPr>
      </w:pPr>
      <w:bookmarkStart w:id="31" w:name="_Toc143370562"/>
      <w:r w:rsidRPr="008A2035">
        <w:rPr>
          <w:rFonts w:asciiTheme="minorHAnsi" w:hAnsiTheme="minorHAnsi" w:cstheme="minorHAnsi"/>
        </w:rPr>
        <w:t>4</w:t>
      </w:r>
      <w:r w:rsidR="00570A6F" w:rsidRPr="008A2035">
        <w:rPr>
          <w:rFonts w:asciiTheme="minorHAnsi" w:hAnsiTheme="minorHAnsi" w:cstheme="minorHAnsi"/>
        </w:rPr>
        <w:t>.</w:t>
      </w:r>
      <w:r w:rsidR="00D37484" w:rsidRPr="008A2035">
        <w:rPr>
          <w:rFonts w:asciiTheme="minorHAnsi" w:hAnsiTheme="minorHAnsi" w:cstheme="minorHAnsi"/>
        </w:rPr>
        <w:t>1</w:t>
      </w:r>
      <w:r w:rsidR="00D37484" w:rsidRPr="008A2035">
        <w:rPr>
          <w:rFonts w:asciiTheme="minorHAnsi" w:hAnsiTheme="minorHAnsi" w:cstheme="minorHAnsi"/>
        </w:rPr>
        <w:tab/>
      </w:r>
      <w:bookmarkStart w:id="32" w:name="_Toc79094259"/>
      <w:r w:rsidR="007D4948" w:rsidRPr="008A2035">
        <w:rPr>
          <w:rFonts w:asciiTheme="minorHAnsi" w:hAnsiTheme="minorHAnsi" w:cstheme="minorHAnsi"/>
        </w:rPr>
        <w:t>Requisitos para a investigação</w:t>
      </w:r>
      <w:bookmarkEnd w:id="31"/>
      <w:bookmarkEnd w:id="32"/>
    </w:p>
    <w:p w14:paraId="57A4EEE0" w14:textId="7968CBAC" w:rsidR="004C455A" w:rsidRPr="008A2035" w:rsidRDefault="00274D19" w:rsidP="00A51ACF">
      <w:pPr>
        <w:suppressAutoHyphens/>
        <w:ind w:firstLine="709"/>
        <w:jc w:val="both"/>
        <w:rPr>
          <w:rFonts w:asciiTheme="minorHAnsi" w:hAnsiTheme="minorHAnsi" w:cstheme="minorHAnsi"/>
        </w:rPr>
      </w:pPr>
      <w:r w:rsidRPr="008A2035">
        <w:rPr>
          <w:rFonts w:asciiTheme="minorHAnsi" w:hAnsiTheme="minorHAnsi" w:cstheme="minorHAnsi"/>
        </w:rPr>
        <w:t>O</w:t>
      </w:r>
      <w:r w:rsidR="00F86C95" w:rsidRPr="008A2035">
        <w:rPr>
          <w:rFonts w:asciiTheme="minorHAnsi" w:hAnsiTheme="minorHAnsi" w:cstheme="minorHAnsi"/>
        </w:rPr>
        <w:t xml:space="preserve"> estudo </w:t>
      </w:r>
      <w:r w:rsidR="00B67B94" w:rsidRPr="008A2035">
        <w:rPr>
          <w:rFonts w:asciiTheme="minorHAnsi" w:hAnsiTheme="minorHAnsi" w:cstheme="minorHAnsi"/>
        </w:rPr>
        <w:t>requeri</w:t>
      </w:r>
      <w:r w:rsidR="00FF0523" w:rsidRPr="008A2035">
        <w:rPr>
          <w:rFonts w:asciiTheme="minorHAnsi" w:hAnsiTheme="minorHAnsi" w:cstheme="minorHAnsi"/>
        </w:rPr>
        <w:t>a duas referências essenciais</w:t>
      </w:r>
      <w:r w:rsidR="00F86C95" w:rsidRPr="008A2035">
        <w:rPr>
          <w:rFonts w:asciiTheme="minorHAnsi" w:hAnsiTheme="minorHAnsi" w:cstheme="minorHAnsi"/>
        </w:rPr>
        <w:t xml:space="preserve">: </w:t>
      </w:r>
      <w:r w:rsidRPr="008A2035">
        <w:rPr>
          <w:rFonts w:asciiTheme="minorHAnsi" w:hAnsiTheme="minorHAnsi" w:cstheme="minorHAnsi"/>
        </w:rPr>
        <w:t>o método cartesiano</w:t>
      </w:r>
      <w:r w:rsidR="00FF0523" w:rsidRPr="008A2035">
        <w:rPr>
          <w:rFonts w:asciiTheme="minorHAnsi" w:hAnsiTheme="minorHAnsi" w:cstheme="minorHAnsi"/>
        </w:rPr>
        <w:t xml:space="preserve"> e</w:t>
      </w:r>
      <w:r w:rsidRPr="008A2035">
        <w:rPr>
          <w:rFonts w:asciiTheme="minorHAnsi" w:hAnsiTheme="minorHAnsi" w:cstheme="minorHAnsi"/>
        </w:rPr>
        <w:t xml:space="preserve"> </w:t>
      </w:r>
      <w:r w:rsidR="00FF0523" w:rsidRPr="008A2035">
        <w:rPr>
          <w:rFonts w:asciiTheme="minorHAnsi" w:hAnsiTheme="minorHAnsi" w:cstheme="minorHAnsi"/>
        </w:rPr>
        <w:t>uma pesquisa científica tradicional</w:t>
      </w:r>
      <w:r w:rsidR="00DD6005" w:rsidRPr="008A2035">
        <w:rPr>
          <w:rFonts w:asciiTheme="minorHAnsi" w:hAnsiTheme="minorHAnsi" w:cstheme="minorHAnsi"/>
        </w:rPr>
        <w:t>. U</w:t>
      </w:r>
      <w:r w:rsidR="00F86C95" w:rsidRPr="008A2035">
        <w:rPr>
          <w:rFonts w:asciiTheme="minorHAnsi" w:hAnsiTheme="minorHAnsi" w:cstheme="minorHAnsi"/>
        </w:rPr>
        <w:t xml:space="preserve">m caso de planejamento por cenários </w:t>
      </w:r>
      <w:r w:rsidR="00FF0523" w:rsidRPr="008A2035">
        <w:rPr>
          <w:rFonts w:asciiTheme="minorHAnsi" w:hAnsiTheme="minorHAnsi" w:cstheme="minorHAnsi"/>
        </w:rPr>
        <w:t>era desejável</w:t>
      </w:r>
      <w:r w:rsidR="00DD6005" w:rsidRPr="008A2035">
        <w:rPr>
          <w:rFonts w:asciiTheme="minorHAnsi" w:hAnsiTheme="minorHAnsi" w:cstheme="minorHAnsi"/>
        </w:rPr>
        <w:t>; seu</w:t>
      </w:r>
      <w:r w:rsidR="00DF3429" w:rsidRPr="008A2035">
        <w:rPr>
          <w:rFonts w:asciiTheme="minorHAnsi" w:hAnsiTheme="minorHAnsi" w:cstheme="minorHAnsi"/>
        </w:rPr>
        <w:t xml:space="preserve"> estudo</w:t>
      </w:r>
      <w:r w:rsidR="004C455A" w:rsidRPr="008A2035">
        <w:rPr>
          <w:rFonts w:asciiTheme="minorHAnsi" w:hAnsiTheme="minorHAnsi" w:cstheme="minorHAnsi"/>
        </w:rPr>
        <w:t xml:space="preserve"> </w:t>
      </w:r>
      <w:r w:rsidR="00DD6005" w:rsidRPr="008A2035">
        <w:rPr>
          <w:rFonts w:asciiTheme="minorHAnsi" w:hAnsiTheme="minorHAnsi" w:cstheme="minorHAnsi"/>
        </w:rPr>
        <w:t>v</w:t>
      </w:r>
      <w:r w:rsidR="00B143A5" w:rsidRPr="008A2035">
        <w:rPr>
          <w:rFonts w:asciiTheme="minorHAnsi" w:hAnsiTheme="minorHAnsi" w:cstheme="minorHAnsi"/>
        </w:rPr>
        <w:t>i</w:t>
      </w:r>
      <w:r w:rsidR="00DD6005" w:rsidRPr="008A2035">
        <w:rPr>
          <w:rFonts w:asciiTheme="minorHAnsi" w:hAnsiTheme="minorHAnsi" w:cstheme="minorHAnsi"/>
        </w:rPr>
        <w:t xml:space="preserve">ria </w:t>
      </w:r>
      <w:r w:rsidR="00B143A5" w:rsidRPr="008A2035">
        <w:rPr>
          <w:rFonts w:asciiTheme="minorHAnsi" w:hAnsiTheme="minorHAnsi" w:cstheme="minorHAnsi"/>
        </w:rPr>
        <w:t xml:space="preserve">a </w:t>
      </w:r>
      <w:r w:rsidR="007D3747" w:rsidRPr="008A2035">
        <w:rPr>
          <w:rFonts w:asciiTheme="minorHAnsi" w:hAnsiTheme="minorHAnsi" w:cstheme="minorHAnsi"/>
        </w:rPr>
        <w:t>esmiuç</w:t>
      </w:r>
      <w:r w:rsidR="00DD6005" w:rsidRPr="008A2035">
        <w:rPr>
          <w:rFonts w:asciiTheme="minorHAnsi" w:hAnsiTheme="minorHAnsi" w:cstheme="minorHAnsi"/>
        </w:rPr>
        <w:t>ar detalhes do desenvolvimento do processo e seus resultados</w:t>
      </w:r>
      <w:r w:rsidR="004C455A" w:rsidRPr="008A2035">
        <w:rPr>
          <w:rFonts w:asciiTheme="minorHAnsi" w:hAnsiTheme="minorHAnsi" w:cstheme="minorHAnsi"/>
        </w:rPr>
        <w:t>.</w:t>
      </w:r>
    </w:p>
    <w:p w14:paraId="4079F247" w14:textId="1BE464B2" w:rsidR="00F86C95" w:rsidRPr="008A2035" w:rsidRDefault="00FF609A" w:rsidP="00A51ACF">
      <w:pPr>
        <w:suppressAutoHyphens/>
        <w:ind w:firstLine="709"/>
        <w:jc w:val="both"/>
        <w:rPr>
          <w:rFonts w:asciiTheme="minorHAnsi" w:hAnsiTheme="minorHAnsi" w:cstheme="minorHAnsi"/>
        </w:rPr>
      </w:pPr>
      <w:r w:rsidRPr="008A2035">
        <w:rPr>
          <w:rFonts w:asciiTheme="minorHAnsi" w:hAnsiTheme="minorHAnsi" w:cstheme="minorHAnsi"/>
        </w:rPr>
        <w:t>A área de conhecimento d</w:t>
      </w:r>
      <w:r w:rsidR="00801DCB" w:rsidRPr="008A2035">
        <w:rPr>
          <w:rFonts w:asciiTheme="minorHAnsi" w:hAnsiTheme="minorHAnsi" w:cstheme="minorHAnsi"/>
        </w:rPr>
        <w:t xml:space="preserve">a </w:t>
      </w:r>
      <w:r w:rsidR="00311520" w:rsidRPr="008A2035">
        <w:rPr>
          <w:rFonts w:asciiTheme="minorHAnsi" w:hAnsiTheme="minorHAnsi" w:cstheme="minorHAnsi"/>
        </w:rPr>
        <w:t xml:space="preserve">pesquisa </w:t>
      </w:r>
      <w:r w:rsidR="00DE7FE5" w:rsidRPr="008A2035">
        <w:rPr>
          <w:rFonts w:asciiTheme="minorHAnsi" w:hAnsiTheme="minorHAnsi" w:cstheme="minorHAnsi"/>
        </w:rPr>
        <w:t>científica</w:t>
      </w:r>
      <w:r w:rsidR="00D91410" w:rsidRPr="008A2035">
        <w:rPr>
          <w:rFonts w:asciiTheme="minorHAnsi" w:hAnsiTheme="minorHAnsi" w:cstheme="minorHAnsi"/>
        </w:rPr>
        <w:t xml:space="preserve"> </w:t>
      </w:r>
      <w:r w:rsidR="00127EC3" w:rsidRPr="008A2035">
        <w:rPr>
          <w:rFonts w:asciiTheme="minorHAnsi" w:hAnsiTheme="minorHAnsi" w:cstheme="minorHAnsi"/>
        </w:rPr>
        <w:t>tradicional</w:t>
      </w:r>
      <w:r w:rsidRPr="008A2035">
        <w:rPr>
          <w:rFonts w:asciiTheme="minorHAnsi" w:hAnsiTheme="minorHAnsi" w:cstheme="minorHAnsi"/>
        </w:rPr>
        <w:t xml:space="preserve"> deveria</w:t>
      </w:r>
      <w:r w:rsidR="00DE7FE5" w:rsidRPr="008A2035">
        <w:rPr>
          <w:rFonts w:asciiTheme="minorHAnsi" w:hAnsiTheme="minorHAnsi" w:cstheme="minorHAnsi"/>
        </w:rPr>
        <w:t>: (a)</w:t>
      </w:r>
      <w:r w:rsidR="005C483A" w:rsidRPr="008A2035">
        <w:rPr>
          <w:rFonts w:asciiTheme="minorHAnsi" w:hAnsiTheme="minorHAnsi" w:cstheme="minorHAnsi"/>
        </w:rPr>
        <w:t xml:space="preserve"> </w:t>
      </w:r>
      <w:r w:rsidR="00A841A6" w:rsidRPr="008A2035">
        <w:rPr>
          <w:rFonts w:asciiTheme="minorHAnsi" w:hAnsiTheme="minorHAnsi" w:cstheme="minorHAnsi"/>
        </w:rPr>
        <w:t>Ser r</w:t>
      </w:r>
      <w:r w:rsidR="00311520" w:rsidRPr="008A2035">
        <w:rPr>
          <w:rFonts w:asciiTheme="minorHAnsi" w:hAnsiTheme="minorHAnsi" w:cstheme="minorHAnsi"/>
        </w:rPr>
        <w:t>econheci</w:t>
      </w:r>
      <w:r w:rsidR="004102B4" w:rsidRPr="008A2035">
        <w:rPr>
          <w:rFonts w:asciiTheme="minorHAnsi" w:hAnsiTheme="minorHAnsi" w:cstheme="minorHAnsi"/>
        </w:rPr>
        <w:t>d</w:t>
      </w:r>
      <w:r w:rsidR="00FE1B95" w:rsidRPr="008A2035">
        <w:rPr>
          <w:rFonts w:asciiTheme="minorHAnsi" w:hAnsiTheme="minorHAnsi" w:cstheme="minorHAnsi"/>
        </w:rPr>
        <w:t>a</w:t>
      </w:r>
      <w:r w:rsidR="00311520" w:rsidRPr="008A2035">
        <w:rPr>
          <w:rFonts w:asciiTheme="minorHAnsi" w:hAnsiTheme="minorHAnsi" w:cstheme="minorHAnsi"/>
        </w:rPr>
        <w:t xml:space="preserve"> cient</w:t>
      </w:r>
      <w:r w:rsidR="00FE1B95" w:rsidRPr="008A2035">
        <w:rPr>
          <w:rFonts w:asciiTheme="minorHAnsi" w:hAnsiTheme="minorHAnsi" w:cstheme="minorHAnsi"/>
        </w:rPr>
        <w:t>i</w:t>
      </w:r>
      <w:r w:rsidR="00311520" w:rsidRPr="008A2035">
        <w:rPr>
          <w:rFonts w:asciiTheme="minorHAnsi" w:hAnsiTheme="minorHAnsi" w:cstheme="minorHAnsi"/>
        </w:rPr>
        <w:t>fic</w:t>
      </w:r>
      <w:r w:rsidR="00FE1B95" w:rsidRPr="008A2035">
        <w:rPr>
          <w:rFonts w:asciiTheme="minorHAnsi" w:hAnsiTheme="minorHAnsi" w:cstheme="minorHAnsi"/>
        </w:rPr>
        <w:t>amente</w:t>
      </w:r>
      <w:r w:rsidR="000D6A72" w:rsidRPr="008A2035">
        <w:rPr>
          <w:rFonts w:asciiTheme="minorHAnsi" w:hAnsiTheme="minorHAnsi" w:cstheme="minorHAnsi"/>
        </w:rPr>
        <w:t xml:space="preserve">, </w:t>
      </w:r>
      <w:r w:rsidR="008C36AD" w:rsidRPr="008A2035">
        <w:rPr>
          <w:rFonts w:asciiTheme="minorHAnsi" w:hAnsiTheme="minorHAnsi" w:cstheme="minorHAnsi"/>
        </w:rPr>
        <w:t>par</w:t>
      </w:r>
      <w:r w:rsidR="00830682" w:rsidRPr="008A2035">
        <w:rPr>
          <w:rFonts w:asciiTheme="minorHAnsi" w:hAnsiTheme="minorHAnsi" w:cstheme="minorHAnsi"/>
        </w:rPr>
        <w:t>a</w:t>
      </w:r>
      <w:r w:rsidR="00690A79" w:rsidRPr="008A2035">
        <w:rPr>
          <w:rFonts w:asciiTheme="minorHAnsi" w:hAnsiTheme="minorHAnsi" w:cstheme="minorHAnsi"/>
        </w:rPr>
        <w:t xml:space="preserve"> </w:t>
      </w:r>
      <w:r w:rsidR="000D6A72" w:rsidRPr="008A2035">
        <w:rPr>
          <w:rFonts w:asciiTheme="minorHAnsi" w:hAnsiTheme="minorHAnsi" w:cstheme="minorHAnsi"/>
        </w:rPr>
        <w:t>pro</w:t>
      </w:r>
      <w:r w:rsidR="000B7AEE" w:rsidRPr="008A2035">
        <w:rPr>
          <w:rFonts w:asciiTheme="minorHAnsi" w:hAnsiTheme="minorHAnsi" w:cstheme="minorHAnsi"/>
        </w:rPr>
        <w:t>ver uma</w:t>
      </w:r>
      <w:r w:rsidR="000D6A72" w:rsidRPr="008A2035">
        <w:rPr>
          <w:rFonts w:asciiTheme="minorHAnsi" w:hAnsiTheme="minorHAnsi" w:cstheme="minorHAnsi"/>
        </w:rPr>
        <w:t xml:space="preserve"> referência válida.</w:t>
      </w:r>
      <w:r w:rsidR="00DE7FE5" w:rsidRPr="008A2035">
        <w:rPr>
          <w:rFonts w:asciiTheme="minorHAnsi" w:hAnsiTheme="minorHAnsi" w:cstheme="minorHAnsi"/>
        </w:rPr>
        <w:t xml:space="preserve"> (b</w:t>
      </w:r>
      <w:r w:rsidR="00C94C2D" w:rsidRPr="008A2035">
        <w:rPr>
          <w:rFonts w:asciiTheme="minorHAnsi" w:hAnsiTheme="minorHAnsi" w:cstheme="minorHAnsi"/>
        </w:rPr>
        <w:t xml:space="preserve">) </w:t>
      </w:r>
      <w:r w:rsidR="00EF33C1" w:rsidRPr="008A2035">
        <w:rPr>
          <w:rFonts w:asciiTheme="minorHAnsi" w:hAnsiTheme="minorHAnsi" w:cstheme="minorHAnsi"/>
        </w:rPr>
        <w:t>Preferencialmente s</w:t>
      </w:r>
      <w:r w:rsidR="00A841A6" w:rsidRPr="008A2035">
        <w:rPr>
          <w:rFonts w:asciiTheme="minorHAnsi" w:hAnsiTheme="minorHAnsi" w:cstheme="minorHAnsi"/>
        </w:rPr>
        <w:t>er d</w:t>
      </w:r>
      <w:r w:rsidR="00C94C2D" w:rsidRPr="008A2035">
        <w:rPr>
          <w:rFonts w:asciiTheme="minorHAnsi" w:hAnsiTheme="minorHAnsi" w:cstheme="minorHAnsi"/>
        </w:rPr>
        <w:t xml:space="preserve">istinta de </w:t>
      </w:r>
      <w:r w:rsidR="00DE7FE5" w:rsidRPr="008A2035">
        <w:rPr>
          <w:rFonts w:asciiTheme="minorHAnsi" w:hAnsiTheme="minorHAnsi" w:cstheme="minorHAnsi"/>
        </w:rPr>
        <w:t>áre</w:t>
      </w:r>
      <w:r w:rsidR="00C94C2D" w:rsidRPr="008A2035">
        <w:rPr>
          <w:rFonts w:asciiTheme="minorHAnsi" w:hAnsiTheme="minorHAnsi" w:cstheme="minorHAnsi"/>
        </w:rPr>
        <w:t>as de gestão</w:t>
      </w:r>
      <w:r w:rsidR="00755266" w:rsidRPr="008A2035">
        <w:rPr>
          <w:rFonts w:asciiTheme="minorHAnsi" w:hAnsiTheme="minorHAnsi" w:cstheme="minorHAnsi"/>
        </w:rPr>
        <w:t>:</w:t>
      </w:r>
      <w:r w:rsidR="000D6A72" w:rsidRPr="008A2035">
        <w:rPr>
          <w:rFonts w:asciiTheme="minorHAnsi" w:hAnsiTheme="minorHAnsi" w:cstheme="minorHAnsi"/>
        </w:rPr>
        <w:t xml:space="preserve"> </w:t>
      </w:r>
      <w:r w:rsidR="00690A79" w:rsidRPr="008A2035">
        <w:rPr>
          <w:rFonts w:asciiTheme="minorHAnsi" w:hAnsiTheme="minorHAnsi" w:cstheme="minorHAnsi"/>
        </w:rPr>
        <w:t>par</w:t>
      </w:r>
      <w:r w:rsidR="000D6A72" w:rsidRPr="008A2035">
        <w:rPr>
          <w:rFonts w:asciiTheme="minorHAnsi" w:hAnsiTheme="minorHAnsi" w:cstheme="minorHAnsi"/>
        </w:rPr>
        <w:t xml:space="preserve">a </w:t>
      </w:r>
      <w:r w:rsidR="00755266" w:rsidRPr="008A2035">
        <w:rPr>
          <w:rFonts w:asciiTheme="minorHAnsi" w:hAnsiTheme="minorHAnsi" w:cstheme="minorHAnsi"/>
        </w:rPr>
        <w:t xml:space="preserve">se distanciar de abordagens de planejamento </w:t>
      </w:r>
      <w:r w:rsidR="00755266" w:rsidRPr="008A2035">
        <w:rPr>
          <w:rFonts w:asciiTheme="minorHAnsi" w:hAnsiTheme="minorHAnsi" w:cstheme="minorHAnsi"/>
        </w:rPr>
        <w:lastRenderedPageBreak/>
        <w:t xml:space="preserve">estratégico e, assim, contribuir para </w:t>
      </w:r>
      <w:r w:rsidR="000D6A72" w:rsidRPr="008A2035">
        <w:rPr>
          <w:rFonts w:asciiTheme="minorHAnsi" w:hAnsiTheme="minorHAnsi" w:cstheme="minorHAnsi"/>
        </w:rPr>
        <w:t>generaliza</w:t>
      </w:r>
      <w:r w:rsidR="00325A59" w:rsidRPr="008A2035">
        <w:rPr>
          <w:rFonts w:asciiTheme="minorHAnsi" w:hAnsiTheme="minorHAnsi" w:cstheme="minorHAnsi"/>
        </w:rPr>
        <w:t>ção d</w:t>
      </w:r>
      <w:r w:rsidR="000D6A72" w:rsidRPr="008A2035">
        <w:rPr>
          <w:rFonts w:asciiTheme="minorHAnsi" w:hAnsiTheme="minorHAnsi" w:cstheme="minorHAnsi"/>
        </w:rPr>
        <w:t>o pressuposto.</w:t>
      </w:r>
      <w:r w:rsidR="00C94C2D" w:rsidRPr="008A2035">
        <w:rPr>
          <w:rFonts w:asciiTheme="minorHAnsi" w:hAnsiTheme="minorHAnsi" w:cstheme="minorHAnsi"/>
        </w:rPr>
        <w:t xml:space="preserve"> (</w:t>
      </w:r>
      <w:r w:rsidR="00DE7FE5" w:rsidRPr="008A2035">
        <w:rPr>
          <w:rFonts w:asciiTheme="minorHAnsi" w:hAnsiTheme="minorHAnsi" w:cstheme="minorHAnsi"/>
        </w:rPr>
        <w:t>c</w:t>
      </w:r>
      <w:r w:rsidR="00C94C2D" w:rsidRPr="008A2035">
        <w:rPr>
          <w:rFonts w:asciiTheme="minorHAnsi" w:hAnsiTheme="minorHAnsi" w:cstheme="minorHAnsi"/>
        </w:rPr>
        <w:t xml:space="preserve">) </w:t>
      </w:r>
      <w:r w:rsidR="000D6A72" w:rsidRPr="008A2035">
        <w:rPr>
          <w:rFonts w:asciiTheme="minorHAnsi" w:hAnsiTheme="minorHAnsi" w:cstheme="minorHAnsi"/>
        </w:rPr>
        <w:t>E</w:t>
      </w:r>
      <w:r w:rsidR="00C94C2D" w:rsidRPr="008A2035">
        <w:rPr>
          <w:rFonts w:asciiTheme="minorHAnsi" w:hAnsiTheme="minorHAnsi" w:cstheme="minorHAnsi"/>
        </w:rPr>
        <w:t>nvolve</w:t>
      </w:r>
      <w:r w:rsidRPr="008A2035">
        <w:rPr>
          <w:rFonts w:asciiTheme="minorHAnsi" w:hAnsiTheme="minorHAnsi" w:cstheme="minorHAnsi"/>
        </w:rPr>
        <w:t>r</w:t>
      </w:r>
      <w:r w:rsidR="00C94C2D" w:rsidRPr="008A2035">
        <w:rPr>
          <w:rFonts w:asciiTheme="minorHAnsi" w:hAnsiTheme="minorHAnsi" w:cstheme="minorHAnsi"/>
        </w:rPr>
        <w:t xml:space="preserve"> atores</w:t>
      </w:r>
      <w:r w:rsidR="00BD5AFD" w:rsidRPr="008A2035">
        <w:rPr>
          <w:rFonts w:asciiTheme="minorHAnsi" w:hAnsiTheme="minorHAnsi" w:cstheme="minorHAnsi"/>
        </w:rPr>
        <w:t xml:space="preserve">, </w:t>
      </w:r>
      <w:r w:rsidR="00690A79" w:rsidRPr="008A2035">
        <w:rPr>
          <w:rFonts w:asciiTheme="minorHAnsi" w:hAnsiTheme="minorHAnsi" w:cstheme="minorHAnsi"/>
        </w:rPr>
        <w:t xml:space="preserve">para </w:t>
      </w:r>
      <w:r w:rsidR="00C36EFD" w:rsidRPr="008A2035">
        <w:rPr>
          <w:rFonts w:asciiTheme="minorHAnsi" w:hAnsiTheme="minorHAnsi" w:cstheme="minorHAnsi"/>
        </w:rPr>
        <w:t xml:space="preserve">estabelecer compatibilidade com cenários e </w:t>
      </w:r>
      <w:r w:rsidR="000D6A72" w:rsidRPr="008A2035">
        <w:rPr>
          <w:rFonts w:asciiTheme="minorHAnsi" w:hAnsiTheme="minorHAnsi" w:cstheme="minorHAnsi"/>
        </w:rPr>
        <w:t>amplia</w:t>
      </w:r>
      <w:r w:rsidR="00690A79" w:rsidRPr="008A2035">
        <w:rPr>
          <w:rFonts w:asciiTheme="minorHAnsi" w:hAnsiTheme="minorHAnsi" w:cstheme="minorHAnsi"/>
        </w:rPr>
        <w:t>r</w:t>
      </w:r>
      <w:r w:rsidR="000D6A72" w:rsidRPr="008A2035">
        <w:rPr>
          <w:rFonts w:asciiTheme="minorHAnsi" w:hAnsiTheme="minorHAnsi" w:cstheme="minorHAnsi"/>
        </w:rPr>
        <w:t xml:space="preserve"> </w:t>
      </w:r>
      <w:r w:rsidR="00864A61" w:rsidRPr="008A2035">
        <w:rPr>
          <w:rFonts w:asciiTheme="minorHAnsi" w:hAnsiTheme="minorHAnsi" w:cstheme="minorHAnsi"/>
        </w:rPr>
        <w:t>a</w:t>
      </w:r>
      <w:r w:rsidR="00A53F8C" w:rsidRPr="008A2035">
        <w:rPr>
          <w:rFonts w:asciiTheme="minorHAnsi" w:hAnsiTheme="minorHAnsi" w:cstheme="minorHAnsi"/>
        </w:rPr>
        <w:t xml:space="preserve"> </w:t>
      </w:r>
      <w:r w:rsidR="009D5F28" w:rsidRPr="008A2035">
        <w:rPr>
          <w:rFonts w:asciiTheme="minorHAnsi" w:hAnsiTheme="minorHAnsi" w:cstheme="minorHAnsi"/>
        </w:rPr>
        <w:t xml:space="preserve">complexidade do sistema </w:t>
      </w:r>
      <w:r w:rsidR="00540189" w:rsidRPr="008A2035">
        <w:rPr>
          <w:rFonts w:asciiTheme="minorHAnsi" w:hAnsiTheme="minorHAnsi" w:cstheme="minorHAnsi"/>
        </w:rPr>
        <w:t>investig</w:t>
      </w:r>
      <w:r w:rsidR="009D5F28" w:rsidRPr="008A2035">
        <w:rPr>
          <w:rFonts w:asciiTheme="minorHAnsi" w:hAnsiTheme="minorHAnsi" w:cstheme="minorHAnsi"/>
        </w:rPr>
        <w:t xml:space="preserve">ado, </w:t>
      </w:r>
      <w:r w:rsidR="000D6A72" w:rsidRPr="008A2035">
        <w:rPr>
          <w:rFonts w:asciiTheme="minorHAnsi" w:hAnsiTheme="minorHAnsi" w:cstheme="minorHAnsi"/>
        </w:rPr>
        <w:t xml:space="preserve">conforme </w:t>
      </w:r>
      <w:r w:rsidR="008622D7" w:rsidRPr="008A2035">
        <w:rPr>
          <w:rFonts w:asciiTheme="minorHAnsi" w:hAnsiTheme="minorHAnsi" w:cstheme="minorHAnsi"/>
        </w:rPr>
        <w:t>o</w:t>
      </w:r>
      <w:r w:rsidR="008E717E" w:rsidRPr="008A2035">
        <w:rPr>
          <w:rFonts w:asciiTheme="minorHAnsi" w:hAnsiTheme="minorHAnsi" w:cstheme="minorHAnsi"/>
        </w:rPr>
        <w:t xml:space="preserve">s </w:t>
      </w:r>
      <w:r w:rsidR="000D6A72" w:rsidRPr="008A2035">
        <w:rPr>
          <w:rFonts w:asciiTheme="minorHAnsi" w:hAnsiTheme="minorHAnsi" w:cstheme="minorHAnsi"/>
        </w:rPr>
        <w:t xml:space="preserve">contextos descritos por </w:t>
      </w:r>
      <w:r w:rsidR="009D5F28" w:rsidRPr="008A2035">
        <w:rPr>
          <w:rFonts w:asciiTheme="minorHAnsi" w:hAnsiTheme="minorHAnsi" w:cstheme="minorHAnsi"/>
        </w:rPr>
        <w:t>Snowden e Boone (2007)</w:t>
      </w:r>
      <w:r w:rsidR="00C36EFD" w:rsidRPr="008A2035">
        <w:rPr>
          <w:rFonts w:asciiTheme="minorHAnsi" w:hAnsiTheme="minorHAnsi" w:cstheme="minorHAnsi"/>
        </w:rPr>
        <w:t>:</w:t>
      </w:r>
      <w:r w:rsidR="000D6A72" w:rsidRPr="008A2035">
        <w:rPr>
          <w:rFonts w:asciiTheme="minorHAnsi" w:hAnsiTheme="minorHAnsi" w:cstheme="minorHAnsi"/>
        </w:rPr>
        <w:t xml:space="preserve"> simples, complicado, complexo e caótico.</w:t>
      </w:r>
    </w:p>
    <w:p w14:paraId="4BF38B53" w14:textId="01F7B044" w:rsidR="00B550FD" w:rsidRPr="008A2035" w:rsidRDefault="00685561" w:rsidP="00A51ACF">
      <w:pPr>
        <w:pStyle w:val="Ttulo2"/>
        <w:spacing w:line="240" w:lineRule="auto"/>
        <w:ind w:left="0" w:firstLine="0"/>
        <w:rPr>
          <w:rFonts w:asciiTheme="minorHAnsi" w:hAnsiTheme="minorHAnsi" w:cstheme="minorHAnsi"/>
        </w:rPr>
      </w:pPr>
      <w:r w:rsidRPr="008A2035">
        <w:rPr>
          <w:rFonts w:asciiTheme="minorHAnsi" w:hAnsiTheme="minorHAnsi" w:cstheme="minorHAnsi"/>
        </w:rPr>
        <w:t xml:space="preserve">4. </w:t>
      </w:r>
      <w:bookmarkStart w:id="33" w:name="_Toc143370563"/>
      <w:r w:rsidRPr="008A2035">
        <w:rPr>
          <w:rFonts w:asciiTheme="minorHAnsi" w:hAnsiTheme="minorHAnsi" w:cstheme="minorHAnsi"/>
        </w:rPr>
        <w:t>2</w:t>
      </w:r>
      <w:r w:rsidRPr="008A2035">
        <w:rPr>
          <w:rFonts w:asciiTheme="minorHAnsi" w:hAnsiTheme="minorHAnsi" w:cstheme="minorHAnsi"/>
        </w:rPr>
        <w:tab/>
      </w:r>
      <w:r w:rsidR="0028391B" w:rsidRPr="008A2035">
        <w:rPr>
          <w:rFonts w:asciiTheme="minorHAnsi" w:hAnsiTheme="minorHAnsi" w:cstheme="minorHAnsi"/>
        </w:rPr>
        <w:t>C</w:t>
      </w:r>
      <w:r w:rsidR="00B550FD" w:rsidRPr="008A2035">
        <w:rPr>
          <w:rFonts w:asciiTheme="minorHAnsi" w:hAnsiTheme="minorHAnsi" w:cstheme="minorHAnsi"/>
        </w:rPr>
        <w:t>oleta e armazenamento dos dados</w:t>
      </w:r>
      <w:bookmarkEnd w:id="33"/>
      <w:r w:rsidR="00873922" w:rsidRPr="008A2035">
        <w:rPr>
          <w:rFonts w:asciiTheme="minorHAnsi" w:hAnsiTheme="minorHAnsi" w:cstheme="minorHAnsi"/>
        </w:rPr>
        <w:t xml:space="preserve"> e</w:t>
      </w:r>
      <w:r w:rsidR="0028391B" w:rsidRPr="008A2035">
        <w:rPr>
          <w:rFonts w:asciiTheme="minorHAnsi" w:hAnsiTheme="minorHAnsi" w:cstheme="minorHAnsi"/>
        </w:rPr>
        <w:t xml:space="preserve"> definição de variáveis</w:t>
      </w:r>
    </w:p>
    <w:p w14:paraId="536302D0" w14:textId="6DD1ACD7" w:rsidR="00B550FD" w:rsidRPr="008A2035" w:rsidRDefault="00FD416E" w:rsidP="00A51ACF">
      <w:pPr>
        <w:suppressAutoHyphens/>
        <w:ind w:firstLine="709"/>
        <w:jc w:val="both"/>
        <w:rPr>
          <w:rFonts w:asciiTheme="minorHAnsi" w:hAnsiTheme="minorHAnsi" w:cstheme="minorHAnsi"/>
        </w:rPr>
      </w:pPr>
      <w:r w:rsidRPr="008A2035">
        <w:rPr>
          <w:rFonts w:asciiTheme="minorHAnsi" w:hAnsiTheme="minorHAnsi" w:cstheme="minorHAnsi"/>
        </w:rPr>
        <w:t xml:space="preserve">A </w:t>
      </w:r>
      <w:r w:rsidR="009152B6" w:rsidRPr="008A2035">
        <w:rPr>
          <w:rFonts w:asciiTheme="minorHAnsi" w:hAnsiTheme="minorHAnsi" w:cstheme="minorHAnsi"/>
        </w:rPr>
        <w:t>documenta</w:t>
      </w:r>
      <w:r w:rsidR="00B550FD" w:rsidRPr="008A2035">
        <w:rPr>
          <w:rFonts w:asciiTheme="minorHAnsi" w:hAnsiTheme="minorHAnsi" w:cstheme="minorHAnsi"/>
        </w:rPr>
        <w:t>ção do método investigado e o estudo de caso</w:t>
      </w:r>
      <w:r w:rsidRPr="008A2035">
        <w:rPr>
          <w:rFonts w:asciiTheme="minorHAnsi" w:hAnsiTheme="minorHAnsi" w:cstheme="minorHAnsi"/>
        </w:rPr>
        <w:t xml:space="preserve"> forneceram os dados preliminares,</w:t>
      </w:r>
      <w:r w:rsidR="00B550FD" w:rsidRPr="008A2035">
        <w:rPr>
          <w:rFonts w:asciiTheme="minorHAnsi" w:hAnsiTheme="minorHAnsi" w:cstheme="minorHAnsi"/>
        </w:rPr>
        <w:t xml:space="preserve"> coleta</w:t>
      </w:r>
      <w:r w:rsidRPr="008A2035">
        <w:rPr>
          <w:rFonts w:asciiTheme="minorHAnsi" w:hAnsiTheme="minorHAnsi" w:cstheme="minorHAnsi"/>
        </w:rPr>
        <w:t>dos</w:t>
      </w:r>
      <w:r w:rsidR="00B550FD" w:rsidRPr="008A2035">
        <w:rPr>
          <w:rFonts w:asciiTheme="minorHAnsi" w:hAnsiTheme="minorHAnsi" w:cstheme="minorHAnsi"/>
        </w:rPr>
        <w:t xml:space="preserve"> </w:t>
      </w:r>
      <w:r w:rsidR="00AE6EB3" w:rsidRPr="008A2035">
        <w:rPr>
          <w:rFonts w:asciiTheme="minorHAnsi" w:hAnsiTheme="minorHAnsi" w:cstheme="minorHAnsi"/>
        </w:rPr>
        <w:t>via</w:t>
      </w:r>
      <w:r w:rsidR="00B550FD" w:rsidRPr="008A2035">
        <w:rPr>
          <w:rFonts w:asciiTheme="minorHAnsi" w:hAnsiTheme="minorHAnsi" w:cstheme="minorHAnsi"/>
        </w:rPr>
        <w:t xml:space="preserve"> análise document</w:t>
      </w:r>
      <w:r w:rsidRPr="008A2035">
        <w:rPr>
          <w:rFonts w:asciiTheme="minorHAnsi" w:hAnsiTheme="minorHAnsi" w:cstheme="minorHAnsi"/>
        </w:rPr>
        <w:t>al</w:t>
      </w:r>
      <w:r w:rsidR="009478D2" w:rsidRPr="008A2035">
        <w:rPr>
          <w:rFonts w:asciiTheme="minorHAnsi" w:hAnsiTheme="minorHAnsi" w:cstheme="minorHAnsi"/>
        </w:rPr>
        <w:t xml:space="preserve"> e</w:t>
      </w:r>
      <w:r w:rsidR="00B550FD" w:rsidRPr="008A2035">
        <w:rPr>
          <w:rFonts w:asciiTheme="minorHAnsi" w:hAnsiTheme="minorHAnsi" w:cstheme="minorHAnsi"/>
        </w:rPr>
        <w:t xml:space="preserve"> </w:t>
      </w:r>
      <w:r w:rsidRPr="008A2035">
        <w:rPr>
          <w:rFonts w:asciiTheme="minorHAnsi" w:hAnsiTheme="minorHAnsi" w:cstheme="minorHAnsi"/>
        </w:rPr>
        <w:t>complementa</w:t>
      </w:r>
      <w:r w:rsidR="009478D2" w:rsidRPr="008A2035">
        <w:rPr>
          <w:rFonts w:asciiTheme="minorHAnsi" w:hAnsiTheme="minorHAnsi" w:cstheme="minorHAnsi"/>
        </w:rPr>
        <w:t>dos</w:t>
      </w:r>
      <w:r w:rsidR="00B550FD" w:rsidRPr="008A2035">
        <w:rPr>
          <w:rFonts w:asciiTheme="minorHAnsi" w:hAnsiTheme="minorHAnsi" w:cstheme="minorHAnsi"/>
        </w:rPr>
        <w:t xml:space="preserve"> </w:t>
      </w:r>
      <w:r w:rsidR="009478D2" w:rsidRPr="008A2035">
        <w:rPr>
          <w:rFonts w:asciiTheme="minorHAnsi" w:hAnsiTheme="minorHAnsi" w:cstheme="minorHAnsi"/>
        </w:rPr>
        <w:t xml:space="preserve">mediante </w:t>
      </w:r>
      <w:r w:rsidR="00B550FD" w:rsidRPr="008A2035">
        <w:rPr>
          <w:rFonts w:asciiTheme="minorHAnsi" w:hAnsiTheme="minorHAnsi" w:cstheme="minorHAnsi"/>
        </w:rPr>
        <w:t>entrevistas com participantes do caso estudado.</w:t>
      </w:r>
      <w:r w:rsidR="00AE6EB3" w:rsidRPr="008A2035">
        <w:rPr>
          <w:rFonts w:asciiTheme="minorHAnsi" w:hAnsiTheme="minorHAnsi" w:cstheme="minorHAnsi"/>
        </w:rPr>
        <w:t xml:space="preserve"> A questão de pesquisa foi detalhada</w:t>
      </w:r>
      <w:r w:rsidR="007D5337" w:rsidRPr="008A2035">
        <w:rPr>
          <w:rFonts w:asciiTheme="minorHAnsi" w:hAnsiTheme="minorHAnsi" w:cstheme="minorHAnsi"/>
        </w:rPr>
        <w:t xml:space="preserve"> </w:t>
      </w:r>
      <w:r w:rsidR="003D1DBF" w:rsidRPr="008A2035">
        <w:rPr>
          <w:rFonts w:asciiTheme="minorHAnsi" w:hAnsiTheme="minorHAnsi" w:cstheme="minorHAnsi"/>
        </w:rPr>
        <w:t xml:space="preserve">de modo </w:t>
      </w:r>
      <w:r w:rsidR="00027AF4" w:rsidRPr="008A2035">
        <w:rPr>
          <w:rFonts w:asciiTheme="minorHAnsi" w:hAnsiTheme="minorHAnsi" w:cstheme="minorHAnsi"/>
        </w:rPr>
        <w:t xml:space="preserve">a orientar </w:t>
      </w:r>
      <w:r w:rsidR="008C0E1C" w:rsidRPr="008A2035">
        <w:rPr>
          <w:rFonts w:asciiTheme="minorHAnsi" w:hAnsiTheme="minorHAnsi" w:cstheme="minorHAnsi"/>
        </w:rPr>
        <w:t xml:space="preserve">a </w:t>
      </w:r>
      <w:r w:rsidR="00027AF4" w:rsidRPr="008A2035">
        <w:rPr>
          <w:rFonts w:asciiTheme="minorHAnsi" w:hAnsiTheme="minorHAnsi" w:cstheme="minorHAnsi"/>
        </w:rPr>
        <w:t>investigação dos pressupostos</w:t>
      </w:r>
      <w:r w:rsidR="000B588F" w:rsidRPr="008A2035">
        <w:rPr>
          <w:rFonts w:asciiTheme="minorHAnsi" w:hAnsiTheme="minorHAnsi" w:cstheme="minorHAnsi"/>
        </w:rPr>
        <w:t>, fundamentar resultados e análises</w:t>
      </w:r>
      <w:r w:rsidR="00196900" w:rsidRPr="008A2035">
        <w:rPr>
          <w:rFonts w:asciiTheme="minorHAnsi" w:hAnsiTheme="minorHAnsi" w:cstheme="minorHAnsi"/>
        </w:rPr>
        <w:t xml:space="preserve">. </w:t>
      </w:r>
      <w:r w:rsidR="00A2579C" w:rsidRPr="008A2035">
        <w:rPr>
          <w:rFonts w:asciiTheme="minorHAnsi" w:hAnsiTheme="minorHAnsi" w:cstheme="minorHAnsi"/>
        </w:rPr>
        <w:t>O</w:t>
      </w:r>
      <w:r w:rsidR="00196900" w:rsidRPr="008A2035">
        <w:rPr>
          <w:rFonts w:asciiTheme="minorHAnsi" w:hAnsiTheme="minorHAnsi" w:cstheme="minorHAnsi"/>
        </w:rPr>
        <w:t xml:space="preserve"> </w:t>
      </w:r>
      <w:r w:rsidR="008E7F8D" w:rsidRPr="008A2035">
        <w:rPr>
          <w:rFonts w:asciiTheme="minorHAnsi" w:hAnsiTheme="minorHAnsi" w:cstheme="minorHAnsi"/>
        </w:rPr>
        <w:t>método Grumbach</w:t>
      </w:r>
      <w:r w:rsidR="00196900" w:rsidRPr="008A2035">
        <w:rPr>
          <w:rFonts w:asciiTheme="minorHAnsi" w:hAnsiTheme="minorHAnsi" w:cstheme="minorHAnsi"/>
        </w:rPr>
        <w:t>:</w:t>
      </w:r>
    </w:p>
    <w:p w14:paraId="14FCE257" w14:textId="4F6F9B8A" w:rsidR="00B550FD" w:rsidRPr="008A2035" w:rsidRDefault="00CA686D" w:rsidP="00A51ACF">
      <w:pPr>
        <w:pStyle w:val="PargrafodaLista"/>
        <w:numPr>
          <w:ilvl w:val="0"/>
          <w:numId w:val="20"/>
        </w:numPr>
        <w:tabs>
          <w:tab w:val="left" w:pos="284"/>
        </w:tabs>
        <w:suppressAutoHyphens/>
        <w:jc w:val="both"/>
        <w:rPr>
          <w:rFonts w:asciiTheme="minorHAnsi" w:hAnsiTheme="minorHAnsi" w:cstheme="minorHAnsi"/>
        </w:rPr>
      </w:pPr>
      <w:r w:rsidRPr="008A2035">
        <w:rPr>
          <w:rFonts w:asciiTheme="minorHAnsi" w:hAnsiTheme="minorHAnsi" w:cstheme="minorHAnsi"/>
        </w:rPr>
        <w:t>G</w:t>
      </w:r>
      <w:r w:rsidR="00B550FD" w:rsidRPr="008A2035">
        <w:rPr>
          <w:rFonts w:asciiTheme="minorHAnsi" w:hAnsiTheme="minorHAnsi" w:cstheme="minorHAnsi"/>
        </w:rPr>
        <w:t>era dados consistentes para o enunciado de evidências que fundamentam as hipóteses traduzidas na forma de cenários? Isto é feito em conformidade com o método científico?</w:t>
      </w:r>
    </w:p>
    <w:p w14:paraId="4483D535" w14:textId="5C70BDFC" w:rsidR="00B550FD" w:rsidRPr="008A2035" w:rsidRDefault="00CA686D" w:rsidP="00A51ACF">
      <w:pPr>
        <w:pStyle w:val="PargrafodaLista"/>
        <w:numPr>
          <w:ilvl w:val="0"/>
          <w:numId w:val="20"/>
        </w:numPr>
        <w:tabs>
          <w:tab w:val="left" w:pos="284"/>
        </w:tabs>
        <w:suppressAutoHyphens/>
        <w:jc w:val="both"/>
        <w:rPr>
          <w:rFonts w:asciiTheme="minorHAnsi" w:hAnsiTheme="minorHAnsi" w:cstheme="minorHAnsi"/>
        </w:rPr>
      </w:pPr>
      <w:r w:rsidRPr="008A2035">
        <w:rPr>
          <w:rFonts w:asciiTheme="minorHAnsi" w:hAnsiTheme="minorHAnsi" w:cstheme="minorHAnsi"/>
        </w:rPr>
        <w:t>G</w:t>
      </w:r>
      <w:r w:rsidR="00B550FD" w:rsidRPr="008A2035">
        <w:rPr>
          <w:rFonts w:asciiTheme="minorHAnsi" w:hAnsiTheme="minorHAnsi" w:cstheme="minorHAnsi"/>
        </w:rPr>
        <w:t>era dados suficientes para o enunciado de evidências que fundamentam as hipóteses traduzidas na forma de cenários? Isto é feito em conformidade com o método científico?</w:t>
      </w:r>
    </w:p>
    <w:p w14:paraId="1097358A" w14:textId="4B488A38" w:rsidR="00B550FD" w:rsidRPr="008A2035" w:rsidRDefault="00CA686D" w:rsidP="00A51ACF">
      <w:pPr>
        <w:pStyle w:val="PargrafodaLista"/>
        <w:numPr>
          <w:ilvl w:val="0"/>
          <w:numId w:val="20"/>
        </w:numPr>
        <w:tabs>
          <w:tab w:val="left" w:pos="284"/>
        </w:tabs>
        <w:suppressAutoHyphens/>
        <w:jc w:val="both"/>
        <w:rPr>
          <w:rFonts w:asciiTheme="minorHAnsi" w:hAnsiTheme="minorHAnsi" w:cstheme="minorHAnsi"/>
        </w:rPr>
      </w:pPr>
      <w:r w:rsidRPr="008A2035">
        <w:rPr>
          <w:rFonts w:asciiTheme="minorHAnsi" w:hAnsiTheme="minorHAnsi" w:cstheme="minorHAnsi"/>
        </w:rPr>
        <w:t>U</w:t>
      </w:r>
      <w:r w:rsidR="00B550FD" w:rsidRPr="008A2035">
        <w:rPr>
          <w:rFonts w:asciiTheme="minorHAnsi" w:hAnsiTheme="minorHAnsi" w:cstheme="minorHAnsi"/>
        </w:rPr>
        <w:t>tiliza apenas dados consistentes para enuncia</w:t>
      </w:r>
      <w:r w:rsidRPr="008A2035">
        <w:rPr>
          <w:rFonts w:asciiTheme="minorHAnsi" w:hAnsiTheme="minorHAnsi" w:cstheme="minorHAnsi"/>
        </w:rPr>
        <w:t>r</w:t>
      </w:r>
      <w:r w:rsidR="00B550FD" w:rsidRPr="008A2035">
        <w:rPr>
          <w:rFonts w:asciiTheme="minorHAnsi" w:hAnsiTheme="minorHAnsi" w:cstheme="minorHAnsi"/>
        </w:rPr>
        <w:t xml:space="preserve"> </w:t>
      </w:r>
      <w:r w:rsidRPr="008A2035">
        <w:rPr>
          <w:rFonts w:asciiTheme="minorHAnsi" w:hAnsiTheme="minorHAnsi" w:cstheme="minorHAnsi"/>
        </w:rPr>
        <w:t>as</w:t>
      </w:r>
      <w:r w:rsidR="00B550FD" w:rsidRPr="008A2035">
        <w:rPr>
          <w:rFonts w:asciiTheme="minorHAnsi" w:hAnsiTheme="minorHAnsi" w:cstheme="minorHAnsi"/>
        </w:rPr>
        <w:t xml:space="preserve"> evidências que fundamentam as hipóteses traduzidas na forma de cenários? Isto é feito em conformidade com</w:t>
      </w:r>
      <w:r w:rsidRPr="008A2035">
        <w:rPr>
          <w:rFonts w:asciiTheme="minorHAnsi" w:hAnsiTheme="minorHAnsi" w:cstheme="minorHAnsi"/>
        </w:rPr>
        <w:t xml:space="preserve"> o</w:t>
      </w:r>
      <w:r w:rsidR="00B550FD" w:rsidRPr="008A2035">
        <w:rPr>
          <w:rFonts w:asciiTheme="minorHAnsi" w:hAnsiTheme="minorHAnsi" w:cstheme="minorHAnsi"/>
        </w:rPr>
        <w:t xml:space="preserve"> método científico?</w:t>
      </w:r>
    </w:p>
    <w:p w14:paraId="13ED9619" w14:textId="369F7639" w:rsidR="00B550FD" w:rsidRPr="008A2035" w:rsidRDefault="00CA686D" w:rsidP="00A51ACF">
      <w:pPr>
        <w:pStyle w:val="PargrafodaLista"/>
        <w:numPr>
          <w:ilvl w:val="0"/>
          <w:numId w:val="20"/>
        </w:numPr>
        <w:tabs>
          <w:tab w:val="left" w:pos="284"/>
        </w:tabs>
        <w:suppressAutoHyphens/>
        <w:jc w:val="both"/>
        <w:rPr>
          <w:rFonts w:asciiTheme="minorHAnsi" w:hAnsiTheme="minorHAnsi" w:cstheme="minorHAnsi"/>
        </w:rPr>
      </w:pPr>
      <w:r w:rsidRPr="008A2035">
        <w:rPr>
          <w:rFonts w:asciiTheme="minorHAnsi" w:hAnsiTheme="minorHAnsi" w:cstheme="minorHAnsi"/>
        </w:rPr>
        <w:t>P</w:t>
      </w:r>
      <w:r w:rsidR="00B550FD" w:rsidRPr="008A2035">
        <w:rPr>
          <w:rFonts w:asciiTheme="minorHAnsi" w:hAnsiTheme="minorHAnsi" w:cstheme="minorHAnsi"/>
        </w:rPr>
        <w:t>roduz enunciados claros dos futuros alternativos?</w:t>
      </w:r>
    </w:p>
    <w:p w14:paraId="10A6F6CA" w14:textId="4208FCB0" w:rsidR="00B550FD" w:rsidRPr="008A2035" w:rsidRDefault="003B0D3B" w:rsidP="00A51ACF">
      <w:pPr>
        <w:pStyle w:val="PargrafodaLista"/>
        <w:numPr>
          <w:ilvl w:val="0"/>
          <w:numId w:val="20"/>
        </w:numPr>
        <w:tabs>
          <w:tab w:val="left" w:pos="284"/>
        </w:tabs>
        <w:suppressAutoHyphens/>
        <w:jc w:val="both"/>
        <w:rPr>
          <w:rFonts w:asciiTheme="minorHAnsi" w:hAnsiTheme="minorHAnsi" w:cstheme="minorHAnsi"/>
        </w:rPr>
      </w:pPr>
      <w:r w:rsidRPr="008A2035">
        <w:rPr>
          <w:rFonts w:asciiTheme="minorHAnsi" w:hAnsiTheme="minorHAnsi" w:cstheme="minorHAnsi"/>
        </w:rPr>
        <w:t>N</w:t>
      </w:r>
      <w:r w:rsidR="007C5BC8" w:rsidRPr="008A2035">
        <w:rPr>
          <w:rFonts w:asciiTheme="minorHAnsi" w:hAnsiTheme="minorHAnsi" w:cstheme="minorHAnsi"/>
        </w:rPr>
        <w:t>a</w:t>
      </w:r>
      <w:r w:rsidR="00B550FD" w:rsidRPr="008A2035">
        <w:rPr>
          <w:rFonts w:asciiTheme="minorHAnsi" w:hAnsiTheme="minorHAnsi" w:cstheme="minorHAnsi"/>
        </w:rPr>
        <w:t xml:space="preserve"> etapa de identificação do sistema</w:t>
      </w:r>
      <w:r w:rsidRPr="008A2035">
        <w:rPr>
          <w:rFonts w:asciiTheme="minorHAnsi" w:hAnsiTheme="minorHAnsi" w:cstheme="minorHAnsi"/>
        </w:rPr>
        <w:t>,</w:t>
      </w:r>
      <w:r w:rsidR="00B550FD" w:rsidRPr="008A2035">
        <w:rPr>
          <w:rFonts w:asciiTheme="minorHAnsi" w:hAnsiTheme="minorHAnsi" w:cstheme="minorHAnsi"/>
        </w:rPr>
        <w:t xml:space="preserve"> utiliza que fontes de dados primárias e secundárias?</w:t>
      </w:r>
    </w:p>
    <w:p w14:paraId="7056556F" w14:textId="06CF1FF5" w:rsidR="00B550FD" w:rsidRPr="008A2035" w:rsidRDefault="003B0D3B" w:rsidP="00A51ACF">
      <w:pPr>
        <w:pStyle w:val="PargrafodaLista"/>
        <w:numPr>
          <w:ilvl w:val="0"/>
          <w:numId w:val="20"/>
        </w:numPr>
        <w:tabs>
          <w:tab w:val="left" w:pos="284"/>
        </w:tabs>
        <w:suppressAutoHyphens/>
        <w:jc w:val="both"/>
        <w:rPr>
          <w:rFonts w:asciiTheme="minorHAnsi" w:hAnsiTheme="minorHAnsi" w:cstheme="minorHAnsi"/>
        </w:rPr>
      </w:pPr>
      <w:r w:rsidRPr="008A2035">
        <w:rPr>
          <w:rFonts w:asciiTheme="minorHAnsi" w:hAnsiTheme="minorHAnsi" w:cstheme="minorHAnsi"/>
        </w:rPr>
        <w:t>N</w:t>
      </w:r>
      <w:r w:rsidR="007C5BC8" w:rsidRPr="008A2035">
        <w:rPr>
          <w:rFonts w:asciiTheme="minorHAnsi" w:hAnsiTheme="minorHAnsi" w:cstheme="minorHAnsi"/>
        </w:rPr>
        <w:t>a</w:t>
      </w:r>
      <w:r w:rsidR="00B550FD" w:rsidRPr="008A2035">
        <w:rPr>
          <w:rFonts w:asciiTheme="minorHAnsi" w:hAnsiTheme="minorHAnsi" w:cstheme="minorHAnsi"/>
        </w:rPr>
        <w:t xml:space="preserve"> etapa de diagnóstico estratégico</w:t>
      </w:r>
      <w:r w:rsidRPr="008A2035">
        <w:rPr>
          <w:rFonts w:asciiTheme="minorHAnsi" w:hAnsiTheme="minorHAnsi" w:cstheme="minorHAnsi"/>
        </w:rPr>
        <w:t>,</w:t>
      </w:r>
      <w:r w:rsidR="00B550FD" w:rsidRPr="008A2035">
        <w:rPr>
          <w:rFonts w:asciiTheme="minorHAnsi" w:hAnsiTheme="minorHAnsi" w:cstheme="minorHAnsi"/>
        </w:rPr>
        <w:t xml:space="preserve"> utiliza que fontes de dados primárias e secundárias?</w:t>
      </w:r>
    </w:p>
    <w:p w14:paraId="3B186A0D" w14:textId="7BFE2C0E" w:rsidR="00B550FD" w:rsidRPr="008A2035" w:rsidRDefault="003B0D3B" w:rsidP="00A51ACF">
      <w:pPr>
        <w:pStyle w:val="PargrafodaLista"/>
        <w:numPr>
          <w:ilvl w:val="0"/>
          <w:numId w:val="20"/>
        </w:numPr>
        <w:tabs>
          <w:tab w:val="left" w:pos="284"/>
        </w:tabs>
        <w:suppressAutoHyphens/>
        <w:jc w:val="both"/>
        <w:rPr>
          <w:rFonts w:asciiTheme="minorHAnsi" w:hAnsiTheme="minorHAnsi" w:cstheme="minorHAnsi"/>
        </w:rPr>
      </w:pPr>
      <w:r w:rsidRPr="008A2035">
        <w:rPr>
          <w:rFonts w:asciiTheme="minorHAnsi" w:hAnsiTheme="minorHAnsi" w:cstheme="minorHAnsi"/>
        </w:rPr>
        <w:t>N</w:t>
      </w:r>
      <w:r w:rsidR="007C5BC8" w:rsidRPr="008A2035">
        <w:rPr>
          <w:rFonts w:asciiTheme="minorHAnsi" w:hAnsiTheme="minorHAnsi" w:cstheme="minorHAnsi"/>
        </w:rPr>
        <w:t>a</w:t>
      </w:r>
      <w:r w:rsidR="00B550FD" w:rsidRPr="008A2035">
        <w:rPr>
          <w:rFonts w:asciiTheme="minorHAnsi" w:hAnsiTheme="minorHAnsi" w:cstheme="minorHAnsi"/>
        </w:rPr>
        <w:t xml:space="preserve"> etapa de </w:t>
      </w:r>
      <w:r w:rsidR="007A72EA" w:rsidRPr="008A2035">
        <w:rPr>
          <w:rFonts w:asciiTheme="minorHAnsi" w:hAnsiTheme="minorHAnsi" w:cstheme="minorHAnsi"/>
        </w:rPr>
        <w:t>construção de</w:t>
      </w:r>
      <w:r w:rsidR="00B550FD" w:rsidRPr="008A2035">
        <w:rPr>
          <w:rFonts w:asciiTheme="minorHAnsi" w:hAnsiTheme="minorHAnsi" w:cstheme="minorHAnsi"/>
        </w:rPr>
        <w:t xml:space="preserve"> cenários</w:t>
      </w:r>
      <w:r w:rsidRPr="008A2035">
        <w:rPr>
          <w:rFonts w:asciiTheme="minorHAnsi" w:hAnsiTheme="minorHAnsi" w:cstheme="minorHAnsi"/>
        </w:rPr>
        <w:t>,</w:t>
      </w:r>
      <w:r w:rsidR="00B550FD" w:rsidRPr="008A2035">
        <w:rPr>
          <w:rFonts w:asciiTheme="minorHAnsi" w:hAnsiTheme="minorHAnsi" w:cstheme="minorHAnsi"/>
        </w:rPr>
        <w:t xml:space="preserve"> utiliza que fontes de dados primárias e secundárias?</w:t>
      </w:r>
    </w:p>
    <w:p w14:paraId="32A94FC3" w14:textId="65425872" w:rsidR="00B550FD" w:rsidRPr="008A2035" w:rsidRDefault="003B0D3B" w:rsidP="00A51ACF">
      <w:pPr>
        <w:pStyle w:val="PargrafodaLista"/>
        <w:numPr>
          <w:ilvl w:val="0"/>
          <w:numId w:val="20"/>
        </w:numPr>
        <w:tabs>
          <w:tab w:val="left" w:pos="284"/>
        </w:tabs>
        <w:suppressAutoHyphens/>
        <w:jc w:val="both"/>
        <w:rPr>
          <w:rFonts w:asciiTheme="minorHAnsi" w:hAnsiTheme="minorHAnsi" w:cstheme="minorHAnsi"/>
        </w:rPr>
      </w:pPr>
      <w:r w:rsidRPr="008A2035">
        <w:rPr>
          <w:rFonts w:asciiTheme="minorHAnsi" w:hAnsiTheme="minorHAnsi" w:cstheme="minorHAnsi"/>
        </w:rPr>
        <w:t>N</w:t>
      </w:r>
      <w:r w:rsidR="007C5BC8" w:rsidRPr="008A2035">
        <w:rPr>
          <w:rFonts w:asciiTheme="minorHAnsi" w:hAnsiTheme="minorHAnsi" w:cstheme="minorHAnsi"/>
        </w:rPr>
        <w:t>a</w:t>
      </w:r>
      <w:r w:rsidR="00B550FD" w:rsidRPr="008A2035">
        <w:rPr>
          <w:rFonts w:asciiTheme="minorHAnsi" w:hAnsiTheme="minorHAnsi" w:cstheme="minorHAnsi"/>
        </w:rPr>
        <w:t xml:space="preserve"> etapa de identificação do sistema</w:t>
      </w:r>
      <w:r w:rsidRPr="008A2035">
        <w:rPr>
          <w:rFonts w:asciiTheme="minorHAnsi" w:hAnsiTheme="minorHAnsi" w:cstheme="minorHAnsi"/>
        </w:rPr>
        <w:t>,</w:t>
      </w:r>
      <w:r w:rsidR="00B550FD" w:rsidRPr="008A2035">
        <w:rPr>
          <w:rFonts w:asciiTheme="minorHAnsi" w:hAnsiTheme="minorHAnsi" w:cstheme="minorHAnsi"/>
        </w:rPr>
        <w:t xml:space="preserve"> gera que conjuntos de dados (entidades)?</w:t>
      </w:r>
    </w:p>
    <w:p w14:paraId="2465B9EB" w14:textId="3188C1C5" w:rsidR="00B550FD" w:rsidRPr="008A2035" w:rsidRDefault="003B0D3B" w:rsidP="00A51ACF">
      <w:pPr>
        <w:pStyle w:val="PargrafodaLista"/>
        <w:numPr>
          <w:ilvl w:val="0"/>
          <w:numId w:val="20"/>
        </w:numPr>
        <w:tabs>
          <w:tab w:val="left" w:pos="284"/>
        </w:tabs>
        <w:suppressAutoHyphens/>
        <w:jc w:val="both"/>
        <w:rPr>
          <w:rFonts w:asciiTheme="minorHAnsi" w:hAnsiTheme="minorHAnsi" w:cstheme="minorHAnsi"/>
        </w:rPr>
      </w:pPr>
      <w:r w:rsidRPr="008A2035">
        <w:rPr>
          <w:rFonts w:asciiTheme="minorHAnsi" w:hAnsiTheme="minorHAnsi" w:cstheme="minorHAnsi"/>
        </w:rPr>
        <w:t>N</w:t>
      </w:r>
      <w:r w:rsidR="007C5BC8" w:rsidRPr="008A2035">
        <w:rPr>
          <w:rFonts w:asciiTheme="minorHAnsi" w:hAnsiTheme="minorHAnsi" w:cstheme="minorHAnsi"/>
        </w:rPr>
        <w:t>a</w:t>
      </w:r>
      <w:r w:rsidR="00B550FD" w:rsidRPr="008A2035">
        <w:rPr>
          <w:rFonts w:asciiTheme="minorHAnsi" w:hAnsiTheme="minorHAnsi" w:cstheme="minorHAnsi"/>
        </w:rPr>
        <w:t xml:space="preserve"> etapa de diagnóstico estratégico</w:t>
      </w:r>
      <w:r w:rsidRPr="008A2035">
        <w:rPr>
          <w:rFonts w:asciiTheme="minorHAnsi" w:hAnsiTheme="minorHAnsi" w:cstheme="minorHAnsi"/>
        </w:rPr>
        <w:t>,</w:t>
      </w:r>
      <w:r w:rsidR="00B550FD" w:rsidRPr="008A2035">
        <w:rPr>
          <w:rFonts w:asciiTheme="minorHAnsi" w:hAnsiTheme="minorHAnsi" w:cstheme="minorHAnsi"/>
        </w:rPr>
        <w:t xml:space="preserve"> gera que conjuntos de dados (entidades)?</w:t>
      </w:r>
    </w:p>
    <w:p w14:paraId="6D9A2A2F" w14:textId="0499E6B3" w:rsidR="00B550FD" w:rsidRPr="008A2035" w:rsidRDefault="00E92B49" w:rsidP="00A51ACF">
      <w:pPr>
        <w:pStyle w:val="PargrafodaLista"/>
        <w:numPr>
          <w:ilvl w:val="0"/>
          <w:numId w:val="20"/>
        </w:numPr>
        <w:tabs>
          <w:tab w:val="left" w:pos="284"/>
        </w:tabs>
        <w:suppressAutoHyphens/>
        <w:jc w:val="both"/>
        <w:rPr>
          <w:rFonts w:asciiTheme="minorHAnsi" w:hAnsiTheme="minorHAnsi" w:cstheme="minorHAnsi"/>
        </w:rPr>
      </w:pPr>
      <w:r w:rsidRPr="008A2035">
        <w:rPr>
          <w:rFonts w:asciiTheme="minorHAnsi" w:hAnsiTheme="minorHAnsi" w:cstheme="minorHAnsi"/>
        </w:rPr>
        <w:t>N</w:t>
      </w:r>
      <w:r w:rsidR="007C5BC8" w:rsidRPr="008A2035">
        <w:rPr>
          <w:rFonts w:asciiTheme="minorHAnsi" w:hAnsiTheme="minorHAnsi" w:cstheme="minorHAnsi"/>
        </w:rPr>
        <w:t>a</w:t>
      </w:r>
      <w:r w:rsidR="00B550FD" w:rsidRPr="008A2035">
        <w:rPr>
          <w:rFonts w:asciiTheme="minorHAnsi" w:hAnsiTheme="minorHAnsi" w:cstheme="minorHAnsi"/>
        </w:rPr>
        <w:t xml:space="preserve"> etapa de construção de cenários</w:t>
      </w:r>
      <w:r w:rsidRPr="008A2035">
        <w:rPr>
          <w:rFonts w:asciiTheme="minorHAnsi" w:hAnsiTheme="minorHAnsi" w:cstheme="minorHAnsi"/>
        </w:rPr>
        <w:t>,</w:t>
      </w:r>
      <w:r w:rsidR="00B550FD" w:rsidRPr="008A2035">
        <w:rPr>
          <w:rFonts w:asciiTheme="minorHAnsi" w:hAnsiTheme="minorHAnsi" w:cstheme="minorHAnsi"/>
        </w:rPr>
        <w:t xml:space="preserve"> segue as leis do pensamento </w:t>
      </w:r>
      <w:r w:rsidR="004110DA" w:rsidRPr="008A2035">
        <w:rPr>
          <w:rFonts w:asciiTheme="minorHAnsi" w:hAnsiTheme="minorHAnsi" w:cstheme="minorHAnsi"/>
        </w:rPr>
        <w:t>ao</w:t>
      </w:r>
      <w:r w:rsidR="00B550FD" w:rsidRPr="008A2035">
        <w:rPr>
          <w:rFonts w:asciiTheme="minorHAnsi" w:hAnsiTheme="minorHAnsi" w:cstheme="minorHAnsi"/>
        </w:rPr>
        <w:t xml:space="preserve"> enuncia</w:t>
      </w:r>
      <w:r w:rsidR="004110DA" w:rsidRPr="008A2035">
        <w:rPr>
          <w:rFonts w:asciiTheme="minorHAnsi" w:hAnsiTheme="minorHAnsi" w:cstheme="minorHAnsi"/>
        </w:rPr>
        <w:t>r</w:t>
      </w:r>
      <w:r w:rsidR="00B550FD" w:rsidRPr="008A2035">
        <w:rPr>
          <w:rFonts w:asciiTheme="minorHAnsi" w:hAnsiTheme="minorHAnsi" w:cstheme="minorHAnsi"/>
        </w:rPr>
        <w:t xml:space="preserve"> hipóteses?</w:t>
      </w:r>
    </w:p>
    <w:p w14:paraId="4E5147A8" w14:textId="1A4BA4D2" w:rsidR="00B550FD" w:rsidRPr="008A2035" w:rsidRDefault="00D73106" w:rsidP="00A51ACF">
      <w:pPr>
        <w:pStyle w:val="Ttulo2"/>
        <w:spacing w:line="240" w:lineRule="auto"/>
        <w:ind w:left="0" w:firstLine="0"/>
        <w:rPr>
          <w:rFonts w:asciiTheme="minorHAnsi" w:hAnsiTheme="minorHAnsi" w:cstheme="minorHAnsi"/>
        </w:rPr>
      </w:pPr>
      <w:bookmarkStart w:id="34" w:name="_3.7_Investigação_da"/>
      <w:bookmarkStart w:id="35" w:name="_Toc143370565"/>
      <w:bookmarkEnd w:id="34"/>
      <w:r w:rsidRPr="008A2035">
        <w:rPr>
          <w:rFonts w:asciiTheme="minorHAnsi" w:hAnsiTheme="minorHAnsi" w:cstheme="minorHAnsi"/>
        </w:rPr>
        <w:t>4.3</w:t>
      </w:r>
      <w:r w:rsidRPr="008A2035">
        <w:rPr>
          <w:rFonts w:asciiTheme="minorHAnsi" w:hAnsiTheme="minorHAnsi" w:cstheme="minorHAnsi"/>
        </w:rPr>
        <w:tab/>
      </w:r>
      <w:r w:rsidR="00B550FD" w:rsidRPr="008A2035">
        <w:rPr>
          <w:rFonts w:asciiTheme="minorHAnsi" w:hAnsiTheme="minorHAnsi" w:cstheme="minorHAnsi"/>
        </w:rPr>
        <w:t>Investigação da legitimidade científica</w:t>
      </w:r>
      <w:bookmarkEnd w:id="35"/>
    </w:p>
    <w:p w14:paraId="1F36D82B" w14:textId="28A1552D" w:rsidR="00B550FD" w:rsidRPr="008A2035" w:rsidRDefault="00B550FD" w:rsidP="00A51ACF">
      <w:pPr>
        <w:suppressAutoHyphens/>
        <w:ind w:firstLine="709"/>
        <w:jc w:val="both"/>
        <w:rPr>
          <w:rFonts w:asciiTheme="minorHAnsi" w:hAnsiTheme="minorHAnsi" w:cstheme="minorHAnsi"/>
        </w:rPr>
      </w:pPr>
      <w:r w:rsidRPr="008A2035">
        <w:rPr>
          <w:rFonts w:asciiTheme="minorHAnsi" w:hAnsiTheme="minorHAnsi" w:cstheme="minorHAnsi"/>
        </w:rPr>
        <w:t xml:space="preserve">A legitimidade científica é avaliada </w:t>
      </w:r>
      <w:r w:rsidR="00733F09" w:rsidRPr="008A2035">
        <w:rPr>
          <w:rFonts w:asciiTheme="minorHAnsi" w:hAnsiTheme="minorHAnsi" w:cstheme="minorHAnsi"/>
        </w:rPr>
        <w:t xml:space="preserve">ao se </w:t>
      </w:r>
      <w:r w:rsidRPr="008A2035">
        <w:rPr>
          <w:rFonts w:asciiTheme="minorHAnsi" w:hAnsiTheme="minorHAnsi" w:cstheme="minorHAnsi"/>
        </w:rPr>
        <w:t>contrapo</w:t>
      </w:r>
      <w:r w:rsidR="00733F09" w:rsidRPr="008A2035">
        <w:rPr>
          <w:rFonts w:asciiTheme="minorHAnsi" w:hAnsiTheme="minorHAnsi" w:cstheme="minorHAnsi"/>
        </w:rPr>
        <w:t>r cada</w:t>
      </w:r>
      <w:r w:rsidR="000D7CDB" w:rsidRPr="008A2035">
        <w:rPr>
          <w:rFonts w:asciiTheme="minorHAnsi" w:hAnsiTheme="minorHAnsi" w:cstheme="minorHAnsi"/>
        </w:rPr>
        <w:t xml:space="preserve"> </w:t>
      </w:r>
      <w:r w:rsidRPr="008A2035">
        <w:rPr>
          <w:rFonts w:asciiTheme="minorHAnsi" w:hAnsiTheme="minorHAnsi" w:cstheme="minorHAnsi"/>
        </w:rPr>
        <w:t xml:space="preserve">etapa </w:t>
      </w:r>
      <w:r w:rsidR="00704D95" w:rsidRPr="008A2035">
        <w:rPr>
          <w:rFonts w:asciiTheme="minorHAnsi" w:hAnsiTheme="minorHAnsi" w:cstheme="minorHAnsi"/>
        </w:rPr>
        <w:t xml:space="preserve">do método </w:t>
      </w:r>
      <w:r w:rsidR="00733F09" w:rsidRPr="008A2035">
        <w:rPr>
          <w:rFonts w:asciiTheme="minorHAnsi" w:hAnsiTheme="minorHAnsi" w:cstheme="minorHAnsi"/>
        </w:rPr>
        <w:t xml:space="preserve">investigado </w:t>
      </w:r>
      <w:r w:rsidR="00704D95" w:rsidRPr="008A2035">
        <w:rPr>
          <w:rFonts w:asciiTheme="minorHAnsi" w:hAnsiTheme="minorHAnsi" w:cstheme="minorHAnsi"/>
        </w:rPr>
        <w:t>a</w:t>
      </w:r>
      <w:r w:rsidRPr="008A2035">
        <w:rPr>
          <w:rFonts w:asciiTheme="minorHAnsi" w:hAnsiTheme="minorHAnsi" w:cstheme="minorHAnsi"/>
        </w:rPr>
        <w:t xml:space="preserve">os </w:t>
      </w:r>
      <w:r w:rsidR="000D7CDB" w:rsidRPr="008A2035">
        <w:rPr>
          <w:rFonts w:asciiTheme="minorHAnsi" w:hAnsiTheme="minorHAnsi" w:cstheme="minorHAnsi"/>
        </w:rPr>
        <w:t>p</w:t>
      </w:r>
      <w:r w:rsidRPr="008A2035">
        <w:rPr>
          <w:rFonts w:asciiTheme="minorHAnsi" w:hAnsiTheme="minorHAnsi" w:cstheme="minorHAnsi"/>
        </w:rPr>
        <w:t>receitos cartesiano</w:t>
      </w:r>
      <w:r w:rsidR="000D7CDB" w:rsidRPr="008A2035">
        <w:rPr>
          <w:rFonts w:asciiTheme="minorHAnsi" w:hAnsiTheme="minorHAnsi" w:cstheme="minorHAnsi"/>
        </w:rPr>
        <w:t>s</w:t>
      </w:r>
      <w:r w:rsidRPr="008A2035">
        <w:rPr>
          <w:rFonts w:asciiTheme="minorHAnsi" w:hAnsiTheme="minorHAnsi" w:cstheme="minorHAnsi"/>
        </w:rPr>
        <w:t xml:space="preserve">: evidência, análise, ordem e enumeração. </w:t>
      </w:r>
      <w:r w:rsidR="00670D4D" w:rsidRPr="008A2035">
        <w:rPr>
          <w:rFonts w:asciiTheme="minorHAnsi" w:hAnsiTheme="minorHAnsi" w:cstheme="minorHAnsi"/>
        </w:rPr>
        <w:t>A</w:t>
      </w:r>
      <w:r w:rsidRPr="008A2035">
        <w:rPr>
          <w:rFonts w:asciiTheme="minorHAnsi" w:hAnsiTheme="minorHAnsi" w:cstheme="minorHAnsi"/>
        </w:rPr>
        <w:t xml:space="preserve"> busca</w:t>
      </w:r>
      <w:r w:rsidR="00670D4D" w:rsidRPr="008A2035">
        <w:rPr>
          <w:rFonts w:asciiTheme="minorHAnsi" w:hAnsiTheme="minorHAnsi" w:cstheme="minorHAnsi"/>
        </w:rPr>
        <w:t xml:space="preserve"> é por</w:t>
      </w:r>
      <w:r w:rsidRPr="008A2035">
        <w:rPr>
          <w:rFonts w:asciiTheme="minorHAnsi" w:hAnsiTheme="minorHAnsi" w:cstheme="minorHAnsi"/>
        </w:rPr>
        <w:t xml:space="preserve"> evidências </w:t>
      </w:r>
      <w:r w:rsidR="00E95673" w:rsidRPr="008A2035">
        <w:rPr>
          <w:rFonts w:asciiTheme="minorHAnsi" w:hAnsiTheme="minorHAnsi" w:cstheme="minorHAnsi"/>
        </w:rPr>
        <w:t>de</w:t>
      </w:r>
      <w:r w:rsidR="00670D4D" w:rsidRPr="008A2035">
        <w:rPr>
          <w:rFonts w:asciiTheme="minorHAnsi" w:hAnsiTheme="minorHAnsi" w:cstheme="minorHAnsi"/>
        </w:rPr>
        <w:t xml:space="preserve"> </w:t>
      </w:r>
      <w:r w:rsidRPr="008A2035">
        <w:rPr>
          <w:rFonts w:asciiTheme="minorHAnsi" w:hAnsiTheme="minorHAnsi" w:cstheme="minorHAnsi"/>
        </w:rPr>
        <w:t xml:space="preserve">um processo de construção de conhecimento nos moldes do método de referência. A Tabela </w:t>
      </w:r>
      <w:r w:rsidR="00697439" w:rsidRPr="008A2035">
        <w:rPr>
          <w:rFonts w:asciiTheme="minorHAnsi" w:hAnsiTheme="minorHAnsi" w:cstheme="minorHAnsi"/>
        </w:rPr>
        <w:t>1</w:t>
      </w:r>
      <w:r w:rsidR="00043A8D" w:rsidRPr="008A2035">
        <w:rPr>
          <w:rFonts w:asciiTheme="minorHAnsi" w:hAnsiTheme="minorHAnsi" w:cstheme="minorHAnsi"/>
        </w:rPr>
        <w:t xml:space="preserve"> </w:t>
      </w:r>
      <w:r w:rsidR="00577548" w:rsidRPr="008A2035">
        <w:rPr>
          <w:rFonts w:asciiTheme="minorHAnsi" w:hAnsiTheme="minorHAnsi" w:cstheme="minorHAnsi"/>
        </w:rPr>
        <w:t xml:space="preserve">foi </w:t>
      </w:r>
      <w:r w:rsidR="00980CEB" w:rsidRPr="008A2035">
        <w:rPr>
          <w:rFonts w:asciiTheme="minorHAnsi" w:hAnsiTheme="minorHAnsi" w:cstheme="minorHAnsi"/>
        </w:rPr>
        <w:t xml:space="preserve">elaborada </w:t>
      </w:r>
      <w:r w:rsidR="00577548" w:rsidRPr="008A2035">
        <w:rPr>
          <w:rFonts w:asciiTheme="minorHAnsi" w:hAnsiTheme="minorHAnsi" w:cstheme="minorHAnsi"/>
        </w:rPr>
        <w:t xml:space="preserve">para </w:t>
      </w:r>
      <w:r w:rsidR="00CD0D24" w:rsidRPr="008A2035">
        <w:rPr>
          <w:rFonts w:asciiTheme="minorHAnsi" w:hAnsiTheme="minorHAnsi" w:cstheme="minorHAnsi"/>
        </w:rPr>
        <w:t xml:space="preserve">registrar </w:t>
      </w:r>
      <w:r w:rsidR="001F6A24" w:rsidRPr="008A2035">
        <w:rPr>
          <w:rFonts w:asciiTheme="minorHAnsi" w:hAnsiTheme="minorHAnsi" w:cstheme="minorHAnsi"/>
        </w:rPr>
        <w:t>os dados</w:t>
      </w:r>
      <w:r w:rsidR="00043A8D" w:rsidRPr="008A2035">
        <w:rPr>
          <w:rFonts w:asciiTheme="minorHAnsi" w:hAnsiTheme="minorHAnsi" w:cstheme="minorHAnsi"/>
        </w:rPr>
        <w:t xml:space="preserve"> da investigação</w:t>
      </w:r>
      <w:r w:rsidRPr="008A2035">
        <w:rPr>
          <w:rFonts w:asciiTheme="minorHAnsi" w:hAnsiTheme="minorHAnsi" w:cstheme="minorHAnsi"/>
        </w:rPr>
        <w:t>.</w:t>
      </w:r>
    </w:p>
    <w:p w14:paraId="160F9ED3" w14:textId="5FEF34B6" w:rsidR="00B550FD" w:rsidRPr="008A2035" w:rsidRDefault="00B550FD" w:rsidP="00A51ACF">
      <w:pPr>
        <w:pStyle w:val="Ttulo4"/>
        <w:spacing w:before="0" w:line="240" w:lineRule="auto"/>
        <w:rPr>
          <w:rFonts w:asciiTheme="minorHAnsi" w:hAnsiTheme="minorHAnsi" w:cstheme="minorHAnsi"/>
        </w:rPr>
      </w:pPr>
      <w:bookmarkStart w:id="36" w:name="_Tabela_2_–"/>
      <w:bookmarkEnd w:id="36"/>
      <w:r w:rsidRPr="008A2035">
        <w:rPr>
          <w:rFonts w:asciiTheme="minorHAnsi" w:hAnsiTheme="minorHAnsi" w:cstheme="minorHAnsi"/>
        </w:rPr>
        <w:t xml:space="preserve">Tabela </w:t>
      </w:r>
      <w:r w:rsidR="00697439" w:rsidRPr="008A2035">
        <w:rPr>
          <w:rFonts w:asciiTheme="minorHAnsi" w:hAnsiTheme="minorHAnsi" w:cstheme="minorHAnsi"/>
        </w:rPr>
        <w:t>1</w:t>
      </w:r>
      <w:r w:rsidRPr="008A2035">
        <w:rPr>
          <w:rFonts w:asciiTheme="minorHAnsi" w:hAnsiTheme="minorHAnsi" w:cstheme="minorHAnsi"/>
        </w:rPr>
        <w:t xml:space="preserve"> – Avaliação da legitimidade científica do </w:t>
      </w:r>
      <w:r w:rsidR="008E7F8D" w:rsidRPr="008A2035">
        <w:rPr>
          <w:rFonts w:asciiTheme="minorHAnsi" w:hAnsiTheme="minorHAnsi" w:cstheme="minorHAnsi"/>
        </w:rPr>
        <w:t>método Grumbach</w:t>
      </w:r>
    </w:p>
    <w:tbl>
      <w:tblPr>
        <w:tblStyle w:val="Tabelacomgrade"/>
        <w:tblW w:w="8949" w:type="dxa"/>
        <w:jc w:val="center"/>
        <w:tblLook w:val="04A0" w:firstRow="1" w:lastRow="0" w:firstColumn="1" w:lastColumn="0" w:noHBand="0" w:noVBand="1"/>
      </w:tblPr>
      <w:tblGrid>
        <w:gridCol w:w="2027"/>
        <w:gridCol w:w="2148"/>
        <w:gridCol w:w="1299"/>
        <w:gridCol w:w="3475"/>
      </w:tblGrid>
      <w:tr w:rsidR="00B550FD" w:rsidRPr="008A2035" w14:paraId="1BD7F33E" w14:textId="77777777" w:rsidTr="00EB0F01">
        <w:trPr>
          <w:jc w:val="center"/>
        </w:trPr>
        <w:tc>
          <w:tcPr>
            <w:tcW w:w="2046" w:type="dxa"/>
          </w:tcPr>
          <w:p w14:paraId="704CB6C7" w14:textId="77777777" w:rsidR="00B550FD" w:rsidRPr="008A2035" w:rsidRDefault="00B550FD" w:rsidP="00A51ACF">
            <w:pPr>
              <w:suppressAutoHyphens/>
              <w:rPr>
                <w:rFonts w:asciiTheme="minorHAnsi" w:hAnsiTheme="minorHAnsi" w:cstheme="minorHAnsi"/>
                <w:b/>
                <w:bCs/>
              </w:rPr>
            </w:pPr>
            <w:r w:rsidRPr="008A2035">
              <w:rPr>
                <w:rFonts w:asciiTheme="minorHAnsi" w:hAnsiTheme="minorHAnsi" w:cstheme="minorHAnsi"/>
                <w:b/>
                <w:bCs/>
              </w:rPr>
              <w:t>Etapa</w:t>
            </w:r>
          </w:p>
        </w:tc>
        <w:tc>
          <w:tcPr>
            <w:tcW w:w="2158" w:type="dxa"/>
          </w:tcPr>
          <w:p w14:paraId="4A0CDDFD" w14:textId="77777777" w:rsidR="00B550FD" w:rsidRPr="008A2035" w:rsidRDefault="00B550FD" w:rsidP="00A51ACF">
            <w:pPr>
              <w:suppressAutoHyphens/>
              <w:rPr>
                <w:rFonts w:asciiTheme="minorHAnsi" w:hAnsiTheme="minorHAnsi" w:cstheme="minorHAnsi"/>
                <w:b/>
                <w:bCs/>
              </w:rPr>
            </w:pPr>
            <w:r w:rsidRPr="008A2035">
              <w:rPr>
                <w:rFonts w:asciiTheme="minorHAnsi" w:hAnsiTheme="minorHAnsi" w:cstheme="minorHAnsi"/>
                <w:b/>
                <w:bCs/>
              </w:rPr>
              <w:t>Preceito Cartesiano</w:t>
            </w:r>
          </w:p>
        </w:tc>
        <w:tc>
          <w:tcPr>
            <w:tcW w:w="0" w:type="auto"/>
          </w:tcPr>
          <w:p w14:paraId="0B5BF899" w14:textId="4AD57D88" w:rsidR="00B550FD" w:rsidRPr="008A2035" w:rsidRDefault="00B550FD" w:rsidP="00A51ACF">
            <w:pPr>
              <w:suppressAutoHyphens/>
              <w:jc w:val="center"/>
              <w:rPr>
                <w:rFonts w:asciiTheme="minorHAnsi" w:hAnsiTheme="minorHAnsi" w:cstheme="minorHAnsi"/>
                <w:b/>
                <w:bCs/>
              </w:rPr>
            </w:pPr>
            <w:r w:rsidRPr="008A2035">
              <w:rPr>
                <w:rFonts w:asciiTheme="minorHAnsi" w:hAnsiTheme="minorHAnsi" w:cstheme="minorHAnsi"/>
                <w:b/>
                <w:bCs/>
              </w:rPr>
              <w:t>Observado</w:t>
            </w:r>
          </w:p>
        </w:tc>
        <w:tc>
          <w:tcPr>
            <w:tcW w:w="3502" w:type="dxa"/>
          </w:tcPr>
          <w:p w14:paraId="625CC3FF" w14:textId="77777777" w:rsidR="00B550FD" w:rsidRPr="008A2035" w:rsidRDefault="00B550FD" w:rsidP="00A51ACF">
            <w:pPr>
              <w:suppressAutoHyphens/>
              <w:jc w:val="center"/>
              <w:rPr>
                <w:rFonts w:asciiTheme="minorHAnsi" w:hAnsiTheme="minorHAnsi" w:cstheme="minorHAnsi"/>
                <w:b/>
                <w:bCs/>
              </w:rPr>
            </w:pPr>
            <w:r w:rsidRPr="008A2035">
              <w:rPr>
                <w:rFonts w:asciiTheme="minorHAnsi" w:hAnsiTheme="minorHAnsi" w:cstheme="minorHAnsi"/>
                <w:b/>
                <w:bCs/>
              </w:rPr>
              <w:t>Aspecto Determinante Observado</w:t>
            </w:r>
          </w:p>
        </w:tc>
      </w:tr>
      <w:tr w:rsidR="00B550FD" w:rsidRPr="008A2035" w14:paraId="67DDE142" w14:textId="77777777" w:rsidTr="00EB0F01">
        <w:trPr>
          <w:jc w:val="center"/>
        </w:trPr>
        <w:tc>
          <w:tcPr>
            <w:tcW w:w="2046" w:type="dxa"/>
            <w:vMerge w:val="restart"/>
          </w:tcPr>
          <w:p w14:paraId="469B50B0" w14:textId="77777777" w:rsidR="00B550FD" w:rsidRPr="008A2035" w:rsidRDefault="00B550FD" w:rsidP="00A51ACF">
            <w:pPr>
              <w:suppressAutoHyphens/>
              <w:rPr>
                <w:rFonts w:asciiTheme="minorHAnsi" w:hAnsiTheme="minorHAnsi" w:cstheme="minorHAnsi"/>
              </w:rPr>
            </w:pPr>
            <w:r w:rsidRPr="008A2035">
              <w:rPr>
                <w:rFonts w:asciiTheme="minorHAnsi" w:hAnsiTheme="minorHAnsi" w:cstheme="minorHAnsi"/>
              </w:rPr>
              <w:t>Etapa 1</w:t>
            </w:r>
          </w:p>
        </w:tc>
        <w:tc>
          <w:tcPr>
            <w:tcW w:w="2158" w:type="dxa"/>
          </w:tcPr>
          <w:p w14:paraId="4F734E7F" w14:textId="77777777" w:rsidR="00B550FD" w:rsidRPr="008A2035" w:rsidRDefault="00B550FD" w:rsidP="00A51ACF">
            <w:pPr>
              <w:suppressAutoHyphens/>
              <w:rPr>
                <w:rFonts w:asciiTheme="minorHAnsi" w:hAnsiTheme="minorHAnsi" w:cstheme="minorHAnsi"/>
              </w:rPr>
            </w:pPr>
            <w:r w:rsidRPr="008A2035">
              <w:rPr>
                <w:rFonts w:asciiTheme="minorHAnsi" w:hAnsiTheme="minorHAnsi" w:cstheme="minorHAnsi"/>
              </w:rPr>
              <w:t>Evidência</w:t>
            </w:r>
          </w:p>
        </w:tc>
        <w:tc>
          <w:tcPr>
            <w:tcW w:w="0" w:type="auto"/>
          </w:tcPr>
          <w:p w14:paraId="159740D2" w14:textId="77777777" w:rsidR="00B550FD" w:rsidRPr="008A2035" w:rsidRDefault="00B550FD" w:rsidP="00A51ACF">
            <w:pPr>
              <w:suppressAutoHyphens/>
              <w:rPr>
                <w:rFonts w:asciiTheme="minorHAnsi" w:hAnsiTheme="minorHAnsi" w:cstheme="minorHAnsi"/>
              </w:rPr>
            </w:pPr>
          </w:p>
        </w:tc>
        <w:tc>
          <w:tcPr>
            <w:tcW w:w="3502" w:type="dxa"/>
          </w:tcPr>
          <w:p w14:paraId="669E743B" w14:textId="77777777" w:rsidR="00B550FD" w:rsidRPr="008A2035" w:rsidRDefault="00B550FD" w:rsidP="00A51ACF">
            <w:pPr>
              <w:suppressAutoHyphens/>
              <w:rPr>
                <w:rFonts w:asciiTheme="minorHAnsi" w:hAnsiTheme="minorHAnsi" w:cstheme="minorHAnsi"/>
              </w:rPr>
            </w:pPr>
          </w:p>
        </w:tc>
      </w:tr>
      <w:tr w:rsidR="00B550FD" w:rsidRPr="008A2035" w14:paraId="69D79FD6" w14:textId="77777777" w:rsidTr="00EB0F01">
        <w:trPr>
          <w:jc w:val="center"/>
        </w:trPr>
        <w:tc>
          <w:tcPr>
            <w:tcW w:w="2046" w:type="dxa"/>
            <w:vMerge/>
          </w:tcPr>
          <w:p w14:paraId="46179B69" w14:textId="77777777" w:rsidR="00B550FD" w:rsidRPr="008A2035" w:rsidRDefault="00B550FD" w:rsidP="00A51ACF">
            <w:pPr>
              <w:suppressAutoHyphens/>
              <w:rPr>
                <w:rFonts w:asciiTheme="minorHAnsi" w:hAnsiTheme="minorHAnsi" w:cstheme="minorHAnsi"/>
              </w:rPr>
            </w:pPr>
          </w:p>
        </w:tc>
        <w:tc>
          <w:tcPr>
            <w:tcW w:w="2158" w:type="dxa"/>
          </w:tcPr>
          <w:p w14:paraId="12B1DD58" w14:textId="77777777" w:rsidR="00B550FD" w:rsidRPr="008A2035" w:rsidRDefault="00B550FD" w:rsidP="00A51ACF">
            <w:pPr>
              <w:suppressAutoHyphens/>
              <w:rPr>
                <w:rFonts w:asciiTheme="minorHAnsi" w:hAnsiTheme="minorHAnsi" w:cstheme="minorHAnsi"/>
              </w:rPr>
            </w:pPr>
            <w:r w:rsidRPr="008A2035">
              <w:rPr>
                <w:rFonts w:asciiTheme="minorHAnsi" w:hAnsiTheme="minorHAnsi" w:cstheme="minorHAnsi"/>
              </w:rPr>
              <w:t>Análise</w:t>
            </w:r>
          </w:p>
        </w:tc>
        <w:tc>
          <w:tcPr>
            <w:tcW w:w="0" w:type="auto"/>
          </w:tcPr>
          <w:p w14:paraId="4C853669" w14:textId="77777777" w:rsidR="00B550FD" w:rsidRPr="008A2035" w:rsidRDefault="00B550FD" w:rsidP="00A51ACF">
            <w:pPr>
              <w:suppressAutoHyphens/>
              <w:rPr>
                <w:rFonts w:asciiTheme="minorHAnsi" w:hAnsiTheme="minorHAnsi" w:cstheme="minorHAnsi"/>
              </w:rPr>
            </w:pPr>
          </w:p>
        </w:tc>
        <w:tc>
          <w:tcPr>
            <w:tcW w:w="3502" w:type="dxa"/>
          </w:tcPr>
          <w:p w14:paraId="2D8531E3" w14:textId="77777777" w:rsidR="00B550FD" w:rsidRPr="008A2035" w:rsidRDefault="00B550FD" w:rsidP="00A51ACF">
            <w:pPr>
              <w:suppressAutoHyphens/>
              <w:rPr>
                <w:rFonts w:asciiTheme="minorHAnsi" w:hAnsiTheme="minorHAnsi" w:cstheme="minorHAnsi"/>
              </w:rPr>
            </w:pPr>
          </w:p>
        </w:tc>
      </w:tr>
      <w:tr w:rsidR="00B550FD" w:rsidRPr="008A2035" w14:paraId="33B8D788" w14:textId="77777777" w:rsidTr="00EB0F01">
        <w:trPr>
          <w:jc w:val="center"/>
        </w:trPr>
        <w:tc>
          <w:tcPr>
            <w:tcW w:w="2046" w:type="dxa"/>
            <w:vMerge/>
          </w:tcPr>
          <w:p w14:paraId="101BD4CC" w14:textId="77777777" w:rsidR="00B550FD" w:rsidRPr="008A2035" w:rsidRDefault="00B550FD" w:rsidP="00A51ACF">
            <w:pPr>
              <w:suppressAutoHyphens/>
              <w:rPr>
                <w:rFonts w:asciiTheme="minorHAnsi" w:hAnsiTheme="minorHAnsi" w:cstheme="minorHAnsi"/>
              </w:rPr>
            </w:pPr>
          </w:p>
        </w:tc>
        <w:tc>
          <w:tcPr>
            <w:tcW w:w="2158" w:type="dxa"/>
          </w:tcPr>
          <w:p w14:paraId="16BF59D9" w14:textId="77777777" w:rsidR="00B550FD" w:rsidRPr="008A2035" w:rsidRDefault="00B550FD" w:rsidP="00A51ACF">
            <w:pPr>
              <w:suppressAutoHyphens/>
              <w:rPr>
                <w:rFonts w:asciiTheme="minorHAnsi" w:hAnsiTheme="minorHAnsi" w:cstheme="minorHAnsi"/>
              </w:rPr>
            </w:pPr>
            <w:r w:rsidRPr="008A2035">
              <w:rPr>
                <w:rFonts w:asciiTheme="minorHAnsi" w:hAnsiTheme="minorHAnsi" w:cstheme="minorHAnsi"/>
              </w:rPr>
              <w:t>Ordem</w:t>
            </w:r>
          </w:p>
        </w:tc>
        <w:tc>
          <w:tcPr>
            <w:tcW w:w="0" w:type="auto"/>
          </w:tcPr>
          <w:p w14:paraId="45E6951A" w14:textId="77777777" w:rsidR="00B550FD" w:rsidRPr="008A2035" w:rsidRDefault="00B550FD" w:rsidP="00A51ACF">
            <w:pPr>
              <w:suppressAutoHyphens/>
              <w:rPr>
                <w:rFonts w:asciiTheme="minorHAnsi" w:hAnsiTheme="minorHAnsi" w:cstheme="minorHAnsi"/>
              </w:rPr>
            </w:pPr>
          </w:p>
        </w:tc>
        <w:tc>
          <w:tcPr>
            <w:tcW w:w="3502" w:type="dxa"/>
          </w:tcPr>
          <w:p w14:paraId="39F2D3EC" w14:textId="77777777" w:rsidR="00B550FD" w:rsidRPr="008A2035" w:rsidRDefault="00B550FD" w:rsidP="00A51ACF">
            <w:pPr>
              <w:suppressAutoHyphens/>
              <w:rPr>
                <w:rFonts w:asciiTheme="minorHAnsi" w:hAnsiTheme="minorHAnsi" w:cstheme="minorHAnsi"/>
              </w:rPr>
            </w:pPr>
          </w:p>
        </w:tc>
      </w:tr>
      <w:tr w:rsidR="00B550FD" w:rsidRPr="008A2035" w14:paraId="085365E5" w14:textId="77777777" w:rsidTr="00EB0F01">
        <w:trPr>
          <w:jc w:val="center"/>
        </w:trPr>
        <w:tc>
          <w:tcPr>
            <w:tcW w:w="2046" w:type="dxa"/>
            <w:vMerge/>
          </w:tcPr>
          <w:p w14:paraId="55314B3B" w14:textId="77777777" w:rsidR="00B550FD" w:rsidRPr="008A2035" w:rsidRDefault="00B550FD" w:rsidP="00A51ACF">
            <w:pPr>
              <w:suppressAutoHyphens/>
              <w:rPr>
                <w:rFonts w:asciiTheme="minorHAnsi" w:hAnsiTheme="minorHAnsi" w:cstheme="minorHAnsi"/>
              </w:rPr>
            </w:pPr>
          </w:p>
        </w:tc>
        <w:tc>
          <w:tcPr>
            <w:tcW w:w="2158" w:type="dxa"/>
          </w:tcPr>
          <w:p w14:paraId="5F1FF391" w14:textId="77777777" w:rsidR="00B550FD" w:rsidRPr="008A2035" w:rsidRDefault="00B550FD" w:rsidP="00A51ACF">
            <w:pPr>
              <w:suppressAutoHyphens/>
              <w:rPr>
                <w:rFonts w:asciiTheme="minorHAnsi" w:hAnsiTheme="minorHAnsi" w:cstheme="minorHAnsi"/>
              </w:rPr>
            </w:pPr>
            <w:r w:rsidRPr="008A2035">
              <w:rPr>
                <w:rFonts w:asciiTheme="minorHAnsi" w:hAnsiTheme="minorHAnsi" w:cstheme="minorHAnsi"/>
              </w:rPr>
              <w:t>Enumeração</w:t>
            </w:r>
          </w:p>
        </w:tc>
        <w:tc>
          <w:tcPr>
            <w:tcW w:w="0" w:type="auto"/>
          </w:tcPr>
          <w:p w14:paraId="67CFF969" w14:textId="77777777" w:rsidR="00B550FD" w:rsidRPr="008A2035" w:rsidRDefault="00B550FD" w:rsidP="00A51ACF">
            <w:pPr>
              <w:suppressAutoHyphens/>
              <w:rPr>
                <w:rFonts w:asciiTheme="minorHAnsi" w:hAnsiTheme="minorHAnsi" w:cstheme="minorHAnsi"/>
              </w:rPr>
            </w:pPr>
          </w:p>
        </w:tc>
        <w:tc>
          <w:tcPr>
            <w:tcW w:w="3502" w:type="dxa"/>
          </w:tcPr>
          <w:p w14:paraId="30A01506" w14:textId="77777777" w:rsidR="00B550FD" w:rsidRPr="008A2035" w:rsidRDefault="00B550FD" w:rsidP="00A51ACF">
            <w:pPr>
              <w:suppressAutoHyphens/>
              <w:rPr>
                <w:rFonts w:asciiTheme="minorHAnsi" w:hAnsiTheme="minorHAnsi" w:cstheme="minorHAnsi"/>
              </w:rPr>
            </w:pPr>
          </w:p>
        </w:tc>
      </w:tr>
      <w:tr w:rsidR="00B550FD" w:rsidRPr="008A2035" w14:paraId="699BE7D9" w14:textId="77777777" w:rsidTr="00EB0F01">
        <w:trPr>
          <w:jc w:val="center"/>
        </w:trPr>
        <w:tc>
          <w:tcPr>
            <w:tcW w:w="2046" w:type="dxa"/>
            <w:vMerge w:val="restart"/>
          </w:tcPr>
          <w:p w14:paraId="0278A616" w14:textId="3092A970" w:rsidR="00B550FD" w:rsidRPr="008A2035" w:rsidRDefault="00B550FD" w:rsidP="00A51ACF">
            <w:pPr>
              <w:suppressAutoHyphens/>
              <w:rPr>
                <w:rFonts w:asciiTheme="minorHAnsi" w:hAnsiTheme="minorHAnsi" w:cstheme="minorHAnsi"/>
              </w:rPr>
            </w:pPr>
            <w:r w:rsidRPr="008A2035">
              <w:rPr>
                <w:rFonts w:asciiTheme="minorHAnsi" w:hAnsiTheme="minorHAnsi" w:cstheme="minorHAnsi"/>
              </w:rPr>
              <w:t xml:space="preserve">Etapa </w:t>
            </w:r>
            <w:r w:rsidR="00C71815" w:rsidRPr="008A2035">
              <w:rPr>
                <w:rFonts w:asciiTheme="minorHAnsi" w:hAnsiTheme="minorHAnsi" w:cstheme="minorHAnsi"/>
              </w:rPr>
              <w:t>‘n’</w:t>
            </w:r>
          </w:p>
        </w:tc>
        <w:tc>
          <w:tcPr>
            <w:tcW w:w="2158" w:type="dxa"/>
          </w:tcPr>
          <w:p w14:paraId="69884DB1" w14:textId="77777777" w:rsidR="00B550FD" w:rsidRPr="008A2035" w:rsidRDefault="00B550FD" w:rsidP="00A51ACF">
            <w:pPr>
              <w:suppressAutoHyphens/>
              <w:rPr>
                <w:rFonts w:asciiTheme="minorHAnsi" w:hAnsiTheme="minorHAnsi" w:cstheme="minorHAnsi"/>
              </w:rPr>
            </w:pPr>
            <w:r w:rsidRPr="008A2035">
              <w:rPr>
                <w:rFonts w:asciiTheme="minorHAnsi" w:hAnsiTheme="minorHAnsi" w:cstheme="minorHAnsi"/>
              </w:rPr>
              <w:t>Evidência</w:t>
            </w:r>
          </w:p>
        </w:tc>
        <w:tc>
          <w:tcPr>
            <w:tcW w:w="0" w:type="auto"/>
          </w:tcPr>
          <w:p w14:paraId="2D1965E2" w14:textId="77777777" w:rsidR="00B550FD" w:rsidRPr="008A2035" w:rsidRDefault="00B550FD" w:rsidP="00A51ACF">
            <w:pPr>
              <w:suppressAutoHyphens/>
              <w:rPr>
                <w:rFonts w:asciiTheme="minorHAnsi" w:hAnsiTheme="minorHAnsi" w:cstheme="minorHAnsi"/>
              </w:rPr>
            </w:pPr>
          </w:p>
        </w:tc>
        <w:tc>
          <w:tcPr>
            <w:tcW w:w="3502" w:type="dxa"/>
          </w:tcPr>
          <w:p w14:paraId="42664CC5" w14:textId="77777777" w:rsidR="00B550FD" w:rsidRPr="008A2035" w:rsidRDefault="00B550FD" w:rsidP="00A51ACF">
            <w:pPr>
              <w:suppressAutoHyphens/>
              <w:rPr>
                <w:rFonts w:asciiTheme="minorHAnsi" w:hAnsiTheme="minorHAnsi" w:cstheme="minorHAnsi"/>
              </w:rPr>
            </w:pPr>
          </w:p>
        </w:tc>
      </w:tr>
      <w:tr w:rsidR="00B550FD" w:rsidRPr="008A2035" w14:paraId="27D1DDDB" w14:textId="77777777" w:rsidTr="00EB0F01">
        <w:trPr>
          <w:jc w:val="center"/>
        </w:trPr>
        <w:tc>
          <w:tcPr>
            <w:tcW w:w="2046" w:type="dxa"/>
            <w:vMerge/>
          </w:tcPr>
          <w:p w14:paraId="1D1A5836" w14:textId="77777777" w:rsidR="00B550FD" w:rsidRPr="008A2035" w:rsidRDefault="00B550FD" w:rsidP="00A51ACF">
            <w:pPr>
              <w:suppressAutoHyphens/>
              <w:rPr>
                <w:rFonts w:asciiTheme="minorHAnsi" w:hAnsiTheme="minorHAnsi" w:cstheme="minorHAnsi"/>
              </w:rPr>
            </w:pPr>
          </w:p>
        </w:tc>
        <w:tc>
          <w:tcPr>
            <w:tcW w:w="2158" w:type="dxa"/>
          </w:tcPr>
          <w:p w14:paraId="16B6C412" w14:textId="77777777" w:rsidR="00B550FD" w:rsidRPr="008A2035" w:rsidRDefault="00B550FD" w:rsidP="00A51ACF">
            <w:pPr>
              <w:suppressAutoHyphens/>
              <w:rPr>
                <w:rFonts w:asciiTheme="minorHAnsi" w:hAnsiTheme="minorHAnsi" w:cstheme="minorHAnsi"/>
              </w:rPr>
            </w:pPr>
            <w:r w:rsidRPr="008A2035">
              <w:rPr>
                <w:rFonts w:asciiTheme="minorHAnsi" w:hAnsiTheme="minorHAnsi" w:cstheme="minorHAnsi"/>
              </w:rPr>
              <w:t>Análise</w:t>
            </w:r>
          </w:p>
        </w:tc>
        <w:tc>
          <w:tcPr>
            <w:tcW w:w="0" w:type="auto"/>
          </w:tcPr>
          <w:p w14:paraId="7C8C9FB5" w14:textId="77777777" w:rsidR="00B550FD" w:rsidRPr="008A2035" w:rsidRDefault="00B550FD" w:rsidP="00A51ACF">
            <w:pPr>
              <w:suppressAutoHyphens/>
              <w:rPr>
                <w:rFonts w:asciiTheme="minorHAnsi" w:hAnsiTheme="minorHAnsi" w:cstheme="minorHAnsi"/>
              </w:rPr>
            </w:pPr>
          </w:p>
        </w:tc>
        <w:tc>
          <w:tcPr>
            <w:tcW w:w="3502" w:type="dxa"/>
          </w:tcPr>
          <w:p w14:paraId="39D7D34C" w14:textId="77777777" w:rsidR="00B550FD" w:rsidRPr="008A2035" w:rsidRDefault="00B550FD" w:rsidP="00A51ACF">
            <w:pPr>
              <w:suppressAutoHyphens/>
              <w:rPr>
                <w:rFonts w:asciiTheme="minorHAnsi" w:hAnsiTheme="minorHAnsi" w:cstheme="minorHAnsi"/>
              </w:rPr>
            </w:pPr>
          </w:p>
        </w:tc>
      </w:tr>
      <w:tr w:rsidR="00B550FD" w:rsidRPr="008A2035" w14:paraId="7473E7B3" w14:textId="77777777" w:rsidTr="00EB0F01">
        <w:trPr>
          <w:jc w:val="center"/>
        </w:trPr>
        <w:tc>
          <w:tcPr>
            <w:tcW w:w="2046" w:type="dxa"/>
            <w:vMerge/>
          </w:tcPr>
          <w:p w14:paraId="3938ECD5" w14:textId="77777777" w:rsidR="00B550FD" w:rsidRPr="008A2035" w:rsidRDefault="00B550FD" w:rsidP="00A51ACF">
            <w:pPr>
              <w:suppressAutoHyphens/>
              <w:rPr>
                <w:rFonts w:asciiTheme="minorHAnsi" w:hAnsiTheme="minorHAnsi" w:cstheme="minorHAnsi"/>
              </w:rPr>
            </w:pPr>
          </w:p>
        </w:tc>
        <w:tc>
          <w:tcPr>
            <w:tcW w:w="2158" w:type="dxa"/>
          </w:tcPr>
          <w:p w14:paraId="57E26BCA" w14:textId="77777777" w:rsidR="00B550FD" w:rsidRPr="008A2035" w:rsidRDefault="00B550FD" w:rsidP="00A51ACF">
            <w:pPr>
              <w:suppressAutoHyphens/>
              <w:rPr>
                <w:rFonts w:asciiTheme="minorHAnsi" w:hAnsiTheme="minorHAnsi" w:cstheme="minorHAnsi"/>
              </w:rPr>
            </w:pPr>
            <w:r w:rsidRPr="008A2035">
              <w:rPr>
                <w:rFonts w:asciiTheme="minorHAnsi" w:hAnsiTheme="minorHAnsi" w:cstheme="minorHAnsi"/>
              </w:rPr>
              <w:t>Ordem</w:t>
            </w:r>
          </w:p>
        </w:tc>
        <w:tc>
          <w:tcPr>
            <w:tcW w:w="0" w:type="auto"/>
          </w:tcPr>
          <w:p w14:paraId="244DF801" w14:textId="77777777" w:rsidR="00B550FD" w:rsidRPr="008A2035" w:rsidRDefault="00B550FD" w:rsidP="00A51ACF">
            <w:pPr>
              <w:suppressAutoHyphens/>
              <w:rPr>
                <w:rFonts w:asciiTheme="minorHAnsi" w:hAnsiTheme="minorHAnsi" w:cstheme="minorHAnsi"/>
              </w:rPr>
            </w:pPr>
          </w:p>
        </w:tc>
        <w:tc>
          <w:tcPr>
            <w:tcW w:w="3502" w:type="dxa"/>
          </w:tcPr>
          <w:p w14:paraId="5E300D1D" w14:textId="77777777" w:rsidR="00B550FD" w:rsidRPr="008A2035" w:rsidRDefault="00B550FD" w:rsidP="00A51ACF">
            <w:pPr>
              <w:suppressAutoHyphens/>
              <w:rPr>
                <w:rFonts w:asciiTheme="minorHAnsi" w:hAnsiTheme="minorHAnsi" w:cstheme="minorHAnsi"/>
              </w:rPr>
            </w:pPr>
          </w:p>
        </w:tc>
      </w:tr>
      <w:tr w:rsidR="00B550FD" w:rsidRPr="008A2035" w14:paraId="5080DEAB" w14:textId="77777777" w:rsidTr="00EB0F01">
        <w:trPr>
          <w:jc w:val="center"/>
        </w:trPr>
        <w:tc>
          <w:tcPr>
            <w:tcW w:w="2046" w:type="dxa"/>
            <w:vMerge/>
          </w:tcPr>
          <w:p w14:paraId="1D8CB9E3" w14:textId="77777777" w:rsidR="00B550FD" w:rsidRPr="008A2035" w:rsidRDefault="00B550FD" w:rsidP="00A51ACF">
            <w:pPr>
              <w:suppressAutoHyphens/>
              <w:rPr>
                <w:rFonts w:asciiTheme="minorHAnsi" w:hAnsiTheme="minorHAnsi" w:cstheme="minorHAnsi"/>
              </w:rPr>
            </w:pPr>
          </w:p>
        </w:tc>
        <w:tc>
          <w:tcPr>
            <w:tcW w:w="2158" w:type="dxa"/>
          </w:tcPr>
          <w:p w14:paraId="3AC3F6AF" w14:textId="77777777" w:rsidR="00B550FD" w:rsidRPr="008A2035" w:rsidRDefault="00B550FD" w:rsidP="00A51ACF">
            <w:pPr>
              <w:suppressAutoHyphens/>
              <w:rPr>
                <w:rFonts w:asciiTheme="minorHAnsi" w:hAnsiTheme="minorHAnsi" w:cstheme="minorHAnsi"/>
              </w:rPr>
            </w:pPr>
            <w:r w:rsidRPr="008A2035">
              <w:rPr>
                <w:rFonts w:asciiTheme="minorHAnsi" w:hAnsiTheme="minorHAnsi" w:cstheme="minorHAnsi"/>
              </w:rPr>
              <w:t>Enumeração</w:t>
            </w:r>
          </w:p>
        </w:tc>
        <w:tc>
          <w:tcPr>
            <w:tcW w:w="0" w:type="auto"/>
          </w:tcPr>
          <w:p w14:paraId="0ADB5A6A" w14:textId="77777777" w:rsidR="00B550FD" w:rsidRPr="008A2035" w:rsidRDefault="00B550FD" w:rsidP="00A51ACF">
            <w:pPr>
              <w:suppressAutoHyphens/>
              <w:rPr>
                <w:rFonts w:asciiTheme="minorHAnsi" w:hAnsiTheme="minorHAnsi" w:cstheme="minorHAnsi"/>
              </w:rPr>
            </w:pPr>
          </w:p>
        </w:tc>
        <w:tc>
          <w:tcPr>
            <w:tcW w:w="3502" w:type="dxa"/>
          </w:tcPr>
          <w:p w14:paraId="1C2848E3" w14:textId="77777777" w:rsidR="00B550FD" w:rsidRPr="008A2035" w:rsidRDefault="00B550FD" w:rsidP="00A51ACF">
            <w:pPr>
              <w:suppressAutoHyphens/>
              <w:rPr>
                <w:rFonts w:asciiTheme="minorHAnsi" w:hAnsiTheme="minorHAnsi" w:cstheme="minorHAnsi"/>
              </w:rPr>
            </w:pPr>
          </w:p>
        </w:tc>
      </w:tr>
    </w:tbl>
    <w:p w14:paraId="7AEB146B" w14:textId="28862C30" w:rsidR="00B550FD" w:rsidRPr="008A2035" w:rsidRDefault="00E738AF" w:rsidP="00A51ACF">
      <w:pPr>
        <w:suppressAutoHyphens/>
        <w:jc w:val="center"/>
        <w:rPr>
          <w:rFonts w:asciiTheme="minorHAnsi" w:hAnsiTheme="minorHAnsi" w:cstheme="minorHAnsi"/>
        </w:rPr>
      </w:pPr>
      <w:r w:rsidRPr="008A2035">
        <w:rPr>
          <w:rFonts w:asciiTheme="minorHAnsi" w:hAnsiTheme="minorHAnsi" w:cstheme="minorHAnsi"/>
        </w:rPr>
        <w:t xml:space="preserve">Fonte: </w:t>
      </w:r>
      <w:r w:rsidR="00282B61" w:rsidRPr="008A2035">
        <w:rPr>
          <w:rFonts w:asciiTheme="minorHAnsi" w:hAnsiTheme="minorHAnsi" w:cstheme="minorHAnsi"/>
        </w:rPr>
        <w:t>Elaboração do autor.</w:t>
      </w:r>
    </w:p>
    <w:p w14:paraId="277B45F5" w14:textId="00FD7752" w:rsidR="00B550FD" w:rsidRPr="008A2035" w:rsidRDefault="000426DA" w:rsidP="00A51ACF">
      <w:pPr>
        <w:suppressAutoHyphens/>
        <w:ind w:firstLine="709"/>
        <w:jc w:val="both"/>
        <w:rPr>
          <w:rFonts w:asciiTheme="minorHAnsi" w:hAnsiTheme="minorHAnsi" w:cstheme="minorHAnsi"/>
        </w:rPr>
      </w:pPr>
      <w:r w:rsidRPr="008A2035">
        <w:rPr>
          <w:rFonts w:asciiTheme="minorHAnsi" w:hAnsiTheme="minorHAnsi" w:cstheme="minorHAnsi"/>
        </w:rPr>
        <w:lastRenderedPageBreak/>
        <w:t>A</w:t>
      </w:r>
      <w:r w:rsidR="00B550FD" w:rsidRPr="008A2035">
        <w:rPr>
          <w:rFonts w:asciiTheme="minorHAnsi" w:hAnsiTheme="minorHAnsi" w:cstheme="minorHAnsi"/>
        </w:rPr>
        <w:t xml:space="preserve"> coluna ‘Etapa</w:t>
      </w:r>
      <w:r w:rsidR="00B550FD" w:rsidRPr="008A2035">
        <w:rPr>
          <w:rFonts w:asciiTheme="minorHAnsi" w:hAnsiTheme="minorHAnsi" w:cstheme="minorHAnsi"/>
          <w:b/>
          <w:bCs/>
        </w:rPr>
        <w:t>’</w:t>
      </w:r>
      <w:r w:rsidR="00B550FD" w:rsidRPr="008A2035">
        <w:rPr>
          <w:rFonts w:asciiTheme="minorHAnsi" w:hAnsiTheme="minorHAnsi" w:cstheme="minorHAnsi"/>
        </w:rPr>
        <w:t xml:space="preserve"> identifica </w:t>
      </w:r>
      <w:r w:rsidRPr="008A2035">
        <w:rPr>
          <w:rFonts w:asciiTheme="minorHAnsi" w:hAnsiTheme="minorHAnsi" w:cstheme="minorHAnsi"/>
        </w:rPr>
        <w:t>cada fase</w:t>
      </w:r>
      <w:r w:rsidR="00B550FD" w:rsidRPr="008A2035">
        <w:rPr>
          <w:rFonts w:asciiTheme="minorHAnsi" w:hAnsiTheme="minorHAnsi" w:cstheme="minorHAnsi"/>
        </w:rPr>
        <w:t xml:space="preserve"> </w:t>
      </w:r>
      <w:r w:rsidRPr="008A2035">
        <w:rPr>
          <w:rFonts w:asciiTheme="minorHAnsi" w:hAnsiTheme="minorHAnsi" w:cstheme="minorHAnsi"/>
        </w:rPr>
        <w:t xml:space="preserve">apresentada </w:t>
      </w:r>
      <w:r w:rsidR="00B550FD" w:rsidRPr="008A2035">
        <w:rPr>
          <w:rFonts w:asciiTheme="minorHAnsi" w:hAnsiTheme="minorHAnsi" w:cstheme="minorHAnsi"/>
        </w:rPr>
        <w:t xml:space="preserve">na </w:t>
      </w:r>
      <w:r w:rsidR="00F40630" w:rsidRPr="008A2035">
        <w:rPr>
          <w:rFonts w:asciiTheme="minorHAnsi" w:hAnsiTheme="minorHAnsi" w:cstheme="minorHAnsi"/>
        </w:rPr>
        <w:t>seção</w:t>
      </w:r>
      <w:r w:rsidR="00796FEF" w:rsidRPr="008A2035">
        <w:rPr>
          <w:rFonts w:asciiTheme="minorHAnsi" w:hAnsiTheme="minorHAnsi" w:cstheme="minorHAnsi"/>
        </w:rPr>
        <w:t xml:space="preserve"> 2.</w:t>
      </w:r>
      <w:r w:rsidR="00144090" w:rsidRPr="008A2035">
        <w:rPr>
          <w:rFonts w:asciiTheme="minorHAnsi" w:hAnsiTheme="minorHAnsi" w:cstheme="minorHAnsi"/>
        </w:rPr>
        <w:t>2 deste artigo</w:t>
      </w:r>
      <w:r w:rsidR="00935924" w:rsidRPr="008A2035">
        <w:rPr>
          <w:rFonts w:asciiTheme="minorHAnsi" w:hAnsiTheme="minorHAnsi" w:cstheme="minorHAnsi"/>
        </w:rPr>
        <w:t>;</w:t>
      </w:r>
      <w:r w:rsidR="00B550FD" w:rsidRPr="008A2035">
        <w:rPr>
          <w:rFonts w:asciiTheme="minorHAnsi" w:hAnsiTheme="minorHAnsi" w:cstheme="minorHAnsi"/>
        </w:rPr>
        <w:t xml:space="preserve"> </w:t>
      </w:r>
      <w:r w:rsidR="00B550FD" w:rsidRPr="008A2035">
        <w:rPr>
          <w:rFonts w:asciiTheme="minorHAnsi" w:hAnsiTheme="minorHAnsi" w:cstheme="minorHAnsi"/>
          <w:b/>
          <w:bCs/>
        </w:rPr>
        <w:t>‘</w:t>
      </w:r>
      <w:r w:rsidR="00B550FD" w:rsidRPr="008A2035">
        <w:rPr>
          <w:rFonts w:asciiTheme="minorHAnsi" w:hAnsiTheme="minorHAnsi" w:cstheme="minorHAnsi"/>
        </w:rPr>
        <w:t xml:space="preserve">Preceito Cartesiano’ identifica </w:t>
      </w:r>
      <w:r w:rsidRPr="008A2035">
        <w:rPr>
          <w:rFonts w:asciiTheme="minorHAnsi" w:hAnsiTheme="minorHAnsi" w:cstheme="minorHAnsi"/>
        </w:rPr>
        <w:t>cada regra descrita na</w:t>
      </w:r>
      <w:r w:rsidR="00B550FD" w:rsidRPr="008A2035">
        <w:rPr>
          <w:rFonts w:asciiTheme="minorHAnsi" w:hAnsiTheme="minorHAnsi" w:cstheme="minorHAnsi"/>
        </w:rPr>
        <w:t xml:space="preserve"> </w:t>
      </w:r>
      <w:r w:rsidR="00796FEF" w:rsidRPr="008A2035">
        <w:rPr>
          <w:rFonts w:asciiTheme="minorHAnsi" w:hAnsiTheme="minorHAnsi" w:cstheme="minorHAnsi"/>
        </w:rPr>
        <w:t xml:space="preserve">seção </w:t>
      </w:r>
      <w:r w:rsidR="003F3FA2" w:rsidRPr="008A2035">
        <w:rPr>
          <w:rFonts w:asciiTheme="minorHAnsi" w:hAnsiTheme="minorHAnsi" w:cstheme="minorHAnsi"/>
        </w:rPr>
        <w:t>3.</w:t>
      </w:r>
      <w:r w:rsidR="00F32D84" w:rsidRPr="008A2035">
        <w:rPr>
          <w:rFonts w:asciiTheme="minorHAnsi" w:hAnsiTheme="minorHAnsi" w:cstheme="minorHAnsi"/>
        </w:rPr>
        <w:t>2</w:t>
      </w:r>
      <w:r w:rsidR="00935924" w:rsidRPr="008A2035">
        <w:rPr>
          <w:rFonts w:asciiTheme="minorHAnsi" w:hAnsiTheme="minorHAnsi" w:cstheme="minorHAnsi"/>
        </w:rPr>
        <w:t>;</w:t>
      </w:r>
      <w:r w:rsidR="00B550FD" w:rsidRPr="008A2035">
        <w:rPr>
          <w:rFonts w:asciiTheme="minorHAnsi" w:hAnsiTheme="minorHAnsi" w:cstheme="minorHAnsi"/>
        </w:rPr>
        <w:t xml:space="preserve"> ‘Observado’ </w:t>
      </w:r>
      <w:r w:rsidR="007A4CDF" w:rsidRPr="008A2035">
        <w:rPr>
          <w:rFonts w:asciiTheme="minorHAnsi" w:hAnsiTheme="minorHAnsi" w:cstheme="minorHAnsi"/>
        </w:rPr>
        <w:t>recebe</w:t>
      </w:r>
      <w:r w:rsidR="00B550FD" w:rsidRPr="008A2035">
        <w:rPr>
          <w:rFonts w:asciiTheme="minorHAnsi" w:hAnsiTheme="minorHAnsi" w:cstheme="minorHAnsi"/>
        </w:rPr>
        <w:t xml:space="preserve"> </w:t>
      </w:r>
      <w:r w:rsidR="002E1E38" w:rsidRPr="008A2035">
        <w:rPr>
          <w:rFonts w:asciiTheme="minorHAnsi" w:hAnsiTheme="minorHAnsi" w:cstheme="minorHAnsi"/>
        </w:rPr>
        <w:t xml:space="preserve">o valor </w:t>
      </w:r>
      <w:r w:rsidR="00B550FD" w:rsidRPr="008A2035">
        <w:rPr>
          <w:rFonts w:asciiTheme="minorHAnsi" w:hAnsiTheme="minorHAnsi" w:cstheme="minorHAnsi"/>
        </w:rPr>
        <w:t xml:space="preserve">‘sim’ ou ‘não’, conforme o preceito tenha sido identificado. ‘Aspecto Determinante Observado’ </w:t>
      </w:r>
      <w:r w:rsidR="00F01B06" w:rsidRPr="008A2035">
        <w:rPr>
          <w:rFonts w:asciiTheme="minorHAnsi" w:hAnsiTheme="minorHAnsi" w:cstheme="minorHAnsi"/>
        </w:rPr>
        <w:t xml:space="preserve">aponta </w:t>
      </w:r>
      <w:r w:rsidR="00B550FD" w:rsidRPr="008A2035">
        <w:rPr>
          <w:rFonts w:asciiTheme="minorHAnsi" w:hAnsiTheme="minorHAnsi" w:cstheme="minorHAnsi"/>
        </w:rPr>
        <w:t>a evidência principal do preceito, quando observado</w:t>
      </w:r>
      <w:r w:rsidR="00E705DE" w:rsidRPr="008A2035">
        <w:rPr>
          <w:rFonts w:asciiTheme="minorHAnsi" w:hAnsiTheme="minorHAnsi" w:cstheme="minorHAnsi"/>
        </w:rPr>
        <w:t>.</w:t>
      </w:r>
      <w:r w:rsidR="00B550FD" w:rsidRPr="008A2035">
        <w:rPr>
          <w:rFonts w:asciiTheme="minorHAnsi" w:hAnsiTheme="minorHAnsi" w:cstheme="minorHAnsi"/>
          <w:color w:val="FF0000"/>
        </w:rPr>
        <w:t xml:space="preserve"> </w:t>
      </w:r>
      <w:r w:rsidR="00E705DE" w:rsidRPr="008A2035">
        <w:rPr>
          <w:rFonts w:asciiTheme="minorHAnsi" w:hAnsiTheme="minorHAnsi" w:cstheme="minorHAnsi"/>
        </w:rPr>
        <w:t>Est</w:t>
      </w:r>
      <w:r w:rsidR="00290A1F" w:rsidRPr="008A2035">
        <w:rPr>
          <w:rFonts w:asciiTheme="minorHAnsi" w:hAnsiTheme="minorHAnsi" w:cstheme="minorHAnsi"/>
        </w:rPr>
        <w:t>e conjunto de dados</w:t>
      </w:r>
      <w:r w:rsidR="00B550FD" w:rsidRPr="008A2035">
        <w:rPr>
          <w:rFonts w:asciiTheme="minorHAnsi" w:hAnsiTheme="minorHAnsi" w:cstheme="minorHAnsi"/>
        </w:rPr>
        <w:t xml:space="preserve"> confere a objetividade possível a um</w:t>
      </w:r>
      <w:r w:rsidR="00290A1F" w:rsidRPr="008A2035">
        <w:rPr>
          <w:rFonts w:asciiTheme="minorHAnsi" w:hAnsiTheme="minorHAnsi" w:cstheme="minorHAnsi"/>
        </w:rPr>
        <w:t>a investigação</w:t>
      </w:r>
      <w:r w:rsidR="00B550FD" w:rsidRPr="008A2035">
        <w:rPr>
          <w:rFonts w:asciiTheme="minorHAnsi" w:hAnsiTheme="minorHAnsi" w:cstheme="minorHAnsi"/>
        </w:rPr>
        <w:t xml:space="preserve"> subjetiv</w:t>
      </w:r>
      <w:r w:rsidR="00290A1F" w:rsidRPr="008A2035">
        <w:rPr>
          <w:rFonts w:asciiTheme="minorHAnsi" w:hAnsiTheme="minorHAnsi" w:cstheme="minorHAnsi"/>
        </w:rPr>
        <w:t>a</w:t>
      </w:r>
      <w:r w:rsidR="00B550FD" w:rsidRPr="008A2035">
        <w:rPr>
          <w:rFonts w:asciiTheme="minorHAnsi" w:hAnsiTheme="minorHAnsi" w:cstheme="minorHAnsi"/>
        </w:rPr>
        <w:t xml:space="preserve"> e abstrat</w:t>
      </w:r>
      <w:r w:rsidR="00290A1F" w:rsidRPr="008A2035">
        <w:rPr>
          <w:rFonts w:asciiTheme="minorHAnsi" w:hAnsiTheme="minorHAnsi" w:cstheme="minorHAnsi"/>
        </w:rPr>
        <w:t>a</w:t>
      </w:r>
      <w:r w:rsidR="00B550FD" w:rsidRPr="008A2035">
        <w:rPr>
          <w:rFonts w:asciiTheme="minorHAnsi" w:hAnsiTheme="minorHAnsi" w:cstheme="minorHAnsi"/>
        </w:rPr>
        <w:t xml:space="preserve"> – como é o método cartesiano.</w:t>
      </w:r>
    </w:p>
    <w:p w14:paraId="3F378FDC" w14:textId="4A7707C3" w:rsidR="00B550FD" w:rsidRPr="008A2035" w:rsidRDefault="003F3FA2" w:rsidP="00A51ACF">
      <w:pPr>
        <w:pStyle w:val="Ttulo2"/>
        <w:spacing w:line="240" w:lineRule="auto"/>
        <w:ind w:left="0" w:firstLine="0"/>
        <w:rPr>
          <w:rFonts w:asciiTheme="minorHAnsi" w:hAnsiTheme="minorHAnsi" w:cstheme="minorHAnsi"/>
        </w:rPr>
      </w:pPr>
      <w:bookmarkStart w:id="37" w:name="_3.8_Investigação_da"/>
      <w:bookmarkStart w:id="38" w:name="_Toc143370566"/>
      <w:bookmarkEnd w:id="37"/>
      <w:r w:rsidRPr="008A2035">
        <w:rPr>
          <w:rFonts w:asciiTheme="minorHAnsi" w:hAnsiTheme="minorHAnsi" w:cstheme="minorHAnsi"/>
        </w:rPr>
        <w:t>4.4</w:t>
      </w:r>
      <w:r w:rsidRPr="008A2035">
        <w:rPr>
          <w:rFonts w:asciiTheme="minorHAnsi" w:hAnsiTheme="minorHAnsi" w:cstheme="minorHAnsi"/>
        </w:rPr>
        <w:tab/>
      </w:r>
      <w:r w:rsidR="00B550FD" w:rsidRPr="008A2035">
        <w:rPr>
          <w:rFonts w:asciiTheme="minorHAnsi" w:hAnsiTheme="minorHAnsi" w:cstheme="minorHAnsi"/>
        </w:rPr>
        <w:t>Investigação da legitimidade epistemológica</w:t>
      </w:r>
      <w:bookmarkEnd w:id="38"/>
    </w:p>
    <w:p w14:paraId="0B80FCE5" w14:textId="5E5541ED" w:rsidR="00B26AFC" w:rsidRPr="008A2035" w:rsidRDefault="00AC4EDE" w:rsidP="00A51ACF">
      <w:pPr>
        <w:suppressAutoHyphens/>
        <w:ind w:firstLine="709"/>
        <w:jc w:val="both"/>
        <w:rPr>
          <w:rFonts w:asciiTheme="minorHAnsi" w:hAnsiTheme="minorHAnsi" w:cstheme="minorHAnsi"/>
        </w:rPr>
      </w:pPr>
      <w:r w:rsidRPr="008A2035">
        <w:rPr>
          <w:rFonts w:asciiTheme="minorHAnsi" w:hAnsiTheme="minorHAnsi" w:cstheme="minorHAnsi"/>
        </w:rPr>
        <w:t xml:space="preserve">A legitimidade epistemológica é avaliada a partir da </w:t>
      </w:r>
      <w:r w:rsidR="00B550FD" w:rsidRPr="008A2035">
        <w:rPr>
          <w:rFonts w:asciiTheme="minorHAnsi" w:hAnsiTheme="minorHAnsi" w:cstheme="minorHAnsi"/>
        </w:rPr>
        <w:t>credibilidade das fontes de dados</w:t>
      </w:r>
      <w:r w:rsidRPr="008A2035">
        <w:rPr>
          <w:rFonts w:asciiTheme="minorHAnsi" w:hAnsiTheme="minorHAnsi" w:cstheme="minorHAnsi"/>
        </w:rPr>
        <w:t>.</w:t>
      </w:r>
      <w:r w:rsidR="00B550FD" w:rsidRPr="008A2035">
        <w:rPr>
          <w:rFonts w:asciiTheme="minorHAnsi" w:hAnsiTheme="minorHAnsi" w:cstheme="minorHAnsi"/>
        </w:rPr>
        <w:t xml:space="preserve"> </w:t>
      </w:r>
      <w:r w:rsidRPr="008A2035">
        <w:rPr>
          <w:rFonts w:asciiTheme="minorHAnsi" w:hAnsiTheme="minorHAnsi" w:cstheme="minorHAnsi"/>
        </w:rPr>
        <w:t>No estudo de caso, c</w:t>
      </w:r>
      <w:r w:rsidR="00B550FD" w:rsidRPr="008A2035">
        <w:rPr>
          <w:rFonts w:asciiTheme="minorHAnsi" w:hAnsiTheme="minorHAnsi" w:cstheme="minorHAnsi"/>
        </w:rPr>
        <w:t xml:space="preserve">ada etapa </w:t>
      </w:r>
      <w:r w:rsidRPr="008A2035">
        <w:rPr>
          <w:rFonts w:asciiTheme="minorHAnsi" w:hAnsiTheme="minorHAnsi" w:cstheme="minorHAnsi"/>
        </w:rPr>
        <w:t xml:space="preserve">do método investigado </w:t>
      </w:r>
      <w:r w:rsidR="00EA4192" w:rsidRPr="008A2035">
        <w:rPr>
          <w:rFonts w:asciiTheme="minorHAnsi" w:hAnsiTheme="minorHAnsi" w:cstheme="minorHAnsi"/>
        </w:rPr>
        <w:t>foi</w:t>
      </w:r>
      <w:r w:rsidR="00B550FD" w:rsidRPr="008A2035">
        <w:rPr>
          <w:rFonts w:asciiTheme="minorHAnsi" w:hAnsiTheme="minorHAnsi" w:cstheme="minorHAnsi"/>
        </w:rPr>
        <w:t xml:space="preserve"> dividida em eventos e estes em atividades. </w:t>
      </w:r>
      <w:r w:rsidR="00DB1A44" w:rsidRPr="008A2035">
        <w:rPr>
          <w:rFonts w:asciiTheme="minorHAnsi" w:hAnsiTheme="minorHAnsi" w:cstheme="minorHAnsi"/>
        </w:rPr>
        <w:t>A</w:t>
      </w:r>
      <w:r w:rsidR="00B550FD" w:rsidRPr="008A2035">
        <w:rPr>
          <w:rFonts w:asciiTheme="minorHAnsi" w:hAnsiTheme="minorHAnsi" w:cstheme="minorHAnsi"/>
        </w:rPr>
        <w:t xml:space="preserve">s fontes dos dados </w:t>
      </w:r>
      <w:r w:rsidR="00EA4192" w:rsidRPr="008A2035">
        <w:rPr>
          <w:rFonts w:asciiTheme="minorHAnsi" w:hAnsiTheme="minorHAnsi" w:cstheme="minorHAnsi"/>
        </w:rPr>
        <w:t>foram</w:t>
      </w:r>
      <w:r w:rsidR="00B550FD" w:rsidRPr="008A2035">
        <w:rPr>
          <w:rFonts w:asciiTheme="minorHAnsi" w:hAnsiTheme="minorHAnsi" w:cstheme="minorHAnsi"/>
        </w:rPr>
        <w:t xml:space="preserve"> listadas</w:t>
      </w:r>
      <w:r w:rsidR="004700E1" w:rsidRPr="008A2035">
        <w:rPr>
          <w:rFonts w:asciiTheme="minorHAnsi" w:hAnsiTheme="minorHAnsi" w:cstheme="minorHAnsi"/>
        </w:rPr>
        <w:t>,</w:t>
      </w:r>
      <w:r w:rsidR="00B550FD" w:rsidRPr="008A2035">
        <w:rPr>
          <w:rFonts w:asciiTheme="minorHAnsi" w:hAnsiTheme="minorHAnsi" w:cstheme="minorHAnsi"/>
        </w:rPr>
        <w:t xml:space="preserve"> categori</w:t>
      </w:r>
      <w:r w:rsidR="00DB1A44" w:rsidRPr="008A2035">
        <w:rPr>
          <w:rFonts w:asciiTheme="minorHAnsi" w:hAnsiTheme="minorHAnsi" w:cstheme="minorHAnsi"/>
        </w:rPr>
        <w:t>zad</w:t>
      </w:r>
      <w:r w:rsidR="00B550FD" w:rsidRPr="008A2035">
        <w:rPr>
          <w:rFonts w:asciiTheme="minorHAnsi" w:hAnsiTheme="minorHAnsi" w:cstheme="minorHAnsi"/>
        </w:rPr>
        <w:t>as</w:t>
      </w:r>
      <w:r w:rsidR="004700E1" w:rsidRPr="008A2035">
        <w:rPr>
          <w:rFonts w:asciiTheme="minorHAnsi" w:hAnsiTheme="minorHAnsi" w:cstheme="minorHAnsi"/>
        </w:rPr>
        <w:t>,</w:t>
      </w:r>
      <w:r w:rsidR="0036753D" w:rsidRPr="008A2035">
        <w:rPr>
          <w:rFonts w:asciiTheme="minorHAnsi" w:hAnsiTheme="minorHAnsi" w:cstheme="minorHAnsi"/>
        </w:rPr>
        <w:t xml:space="preserve"> </w:t>
      </w:r>
      <w:r w:rsidR="00B550FD" w:rsidRPr="008A2035">
        <w:rPr>
          <w:rFonts w:asciiTheme="minorHAnsi" w:hAnsiTheme="minorHAnsi" w:cstheme="minorHAnsi"/>
        </w:rPr>
        <w:t>avaliada</w:t>
      </w:r>
      <w:r w:rsidR="004700E1" w:rsidRPr="008A2035">
        <w:rPr>
          <w:rFonts w:asciiTheme="minorHAnsi" w:hAnsiTheme="minorHAnsi" w:cstheme="minorHAnsi"/>
        </w:rPr>
        <w:t>s</w:t>
      </w:r>
      <w:r w:rsidR="00B550FD" w:rsidRPr="008A2035">
        <w:rPr>
          <w:rFonts w:asciiTheme="minorHAnsi" w:hAnsiTheme="minorHAnsi" w:cstheme="minorHAnsi"/>
        </w:rPr>
        <w:t xml:space="preserve"> a partir de atributos </w:t>
      </w:r>
      <w:r w:rsidR="00E225DE" w:rsidRPr="008A2035">
        <w:rPr>
          <w:rFonts w:asciiTheme="minorHAnsi" w:hAnsiTheme="minorHAnsi" w:cstheme="minorHAnsi"/>
        </w:rPr>
        <w:t xml:space="preserve">de credibilidade </w:t>
      </w:r>
      <w:r w:rsidR="00B550FD" w:rsidRPr="008A2035">
        <w:rPr>
          <w:rFonts w:asciiTheme="minorHAnsi" w:hAnsiTheme="minorHAnsi" w:cstheme="minorHAnsi"/>
        </w:rPr>
        <w:t xml:space="preserve">e, então, sua credibilidade </w:t>
      </w:r>
      <w:r w:rsidR="00EA4192" w:rsidRPr="008A2035">
        <w:rPr>
          <w:rFonts w:asciiTheme="minorHAnsi" w:hAnsiTheme="minorHAnsi" w:cstheme="minorHAnsi"/>
        </w:rPr>
        <w:t>foi</w:t>
      </w:r>
      <w:r w:rsidR="00B550FD" w:rsidRPr="008A2035">
        <w:rPr>
          <w:rFonts w:asciiTheme="minorHAnsi" w:hAnsiTheme="minorHAnsi" w:cstheme="minorHAnsi"/>
        </w:rPr>
        <w:t xml:space="preserve"> julgada</w:t>
      </w:r>
      <w:r w:rsidR="007E11CF" w:rsidRPr="008A2035">
        <w:rPr>
          <w:rFonts w:asciiTheme="minorHAnsi" w:hAnsiTheme="minorHAnsi" w:cstheme="minorHAnsi"/>
        </w:rPr>
        <w:t xml:space="preserve"> em uma escala que a define como baixa, média, alta ou máxima</w:t>
      </w:r>
      <w:r w:rsidR="00B550FD" w:rsidRPr="008A2035">
        <w:rPr>
          <w:rFonts w:asciiTheme="minorHAnsi" w:hAnsiTheme="minorHAnsi" w:cstheme="minorHAnsi"/>
        </w:rPr>
        <w:t>.</w:t>
      </w:r>
      <w:r w:rsidR="00205686" w:rsidRPr="008A2035">
        <w:rPr>
          <w:rFonts w:asciiTheme="minorHAnsi" w:hAnsiTheme="minorHAnsi" w:cstheme="minorHAnsi"/>
        </w:rPr>
        <w:t xml:space="preserve"> </w:t>
      </w:r>
      <w:r w:rsidR="00B26AFC" w:rsidRPr="008A2035">
        <w:rPr>
          <w:rFonts w:asciiTheme="minorHAnsi" w:hAnsiTheme="minorHAnsi" w:cstheme="minorHAnsi"/>
        </w:rPr>
        <w:t>A Tabela 2 estrutura os dados obtidos p</w:t>
      </w:r>
      <w:r w:rsidR="00D50E22" w:rsidRPr="008A2035">
        <w:rPr>
          <w:rFonts w:asciiTheme="minorHAnsi" w:hAnsiTheme="minorHAnsi" w:cstheme="minorHAnsi"/>
        </w:rPr>
        <w:t>ela</w:t>
      </w:r>
      <w:r w:rsidR="00B26AFC" w:rsidRPr="008A2035">
        <w:rPr>
          <w:rFonts w:asciiTheme="minorHAnsi" w:hAnsiTheme="minorHAnsi" w:cstheme="minorHAnsi"/>
        </w:rPr>
        <w:t xml:space="preserve"> avaliação.</w:t>
      </w:r>
    </w:p>
    <w:p w14:paraId="6E729336" w14:textId="77777777" w:rsidR="00B26AFC" w:rsidRPr="008A2035" w:rsidRDefault="00B26AFC" w:rsidP="00A51ACF">
      <w:pPr>
        <w:pStyle w:val="Ttulo4"/>
        <w:spacing w:before="0" w:line="240" w:lineRule="auto"/>
        <w:rPr>
          <w:rFonts w:asciiTheme="minorHAnsi" w:hAnsiTheme="minorHAnsi" w:cstheme="minorHAnsi"/>
        </w:rPr>
      </w:pPr>
      <w:bookmarkStart w:id="39" w:name="_Tabela_3_–_1"/>
      <w:bookmarkEnd w:id="39"/>
      <w:r w:rsidRPr="008A2035">
        <w:rPr>
          <w:rFonts w:asciiTheme="minorHAnsi" w:hAnsiTheme="minorHAnsi" w:cstheme="minorHAnsi"/>
        </w:rPr>
        <w:t>Tabela 2 – Classificação das fontes dos dados utilizadas no método Grumbach</w:t>
      </w:r>
    </w:p>
    <w:tbl>
      <w:tblPr>
        <w:tblStyle w:val="Tabelacomgrade"/>
        <w:tblW w:w="0" w:type="auto"/>
        <w:tblLook w:val="04A0" w:firstRow="1" w:lastRow="0" w:firstColumn="1" w:lastColumn="0" w:noHBand="0" w:noVBand="1"/>
      </w:tblPr>
      <w:tblGrid>
        <w:gridCol w:w="1988"/>
        <w:gridCol w:w="909"/>
        <w:gridCol w:w="1173"/>
        <w:gridCol w:w="1167"/>
        <w:gridCol w:w="1172"/>
        <w:gridCol w:w="1829"/>
        <w:gridCol w:w="256"/>
      </w:tblGrid>
      <w:tr w:rsidR="00B26AFC" w:rsidRPr="008A2035" w14:paraId="748FC7D1" w14:textId="77777777" w:rsidTr="002954FA">
        <w:tc>
          <w:tcPr>
            <w:tcW w:w="0" w:type="auto"/>
          </w:tcPr>
          <w:p w14:paraId="3C867D65" w14:textId="77777777" w:rsidR="00B26AFC" w:rsidRPr="008A2035" w:rsidRDefault="00B26AFC" w:rsidP="00A51ACF">
            <w:pPr>
              <w:suppressAutoHyphens/>
              <w:jc w:val="center"/>
              <w:rPr>
                <w:rFonts w:asciiTheme="minorHAnsi" w:hAnsiTheme="minorHAnsi" w:cstheme="minorHAnsi"/>
                <w:b/>
                <w:bCs/>
              </w:rPr>
            </w:pPr>
            <w:r w:rsidRPr="008A2035">
              <w:rPr>
                <w:rFonts w:asciiTheme="minorHAnsi" w:hAnsiTheme="minorHAnsi" w:cstheme="minorHAnsi"/>
                <w:b/>
                <w:bCs/>
              </w:rPr>
              <w:t>Etapa</w:t>
            </w:r>
          </w:p>
        </w:tc>
        <w:tc>
          <w:tcPr>
            <w:tcW w:w="0" w:type="auto"/>
          </w:tcPr>
          <w:p w14:paraId="0E85726C" w14:textId="77777777" w:rsidR="00B26AFC" w:rsidRPr="008A2035" w:rsidRDefault="00B26AFC" w:rsidP="00A51ACF">
            <w:pPr>
              <w:suppressAutoHyphens/>
              <w:jc w:val="center"/>
              <w:rPr>
                <w:rFonts w:asciiTheme="minorHAnsi" w:hAnsiTheme="minorHAnsi" w:cstheme="minorHAnsi"/>
                <w:b/>
                <w:bCs/>
              </w:rPr>
            </w:pPr>
            <w:r w:rsidRPr="008A2035">
              <w:rPr>
                <w:rFonts w:asciiTheme="minorHAnsi" w:hAnsiTheme="minorHAnsi" w:cstheme="minorHAnsi"/>
                <w:b/>
                <w:bCs/>
              </w:rPr>
              <w:t>Evento</w:t>
            </w:r>
          </w:p>
        </w:tc>
        <w:tc>
          <w:tcPr>
            <w:tcW w:w="0" w:type="auto"/>
          </w:tcPr>
          <w:p w14:paraId="30834DD6" w14:textId="77777777" w:rsidR="00B26AFC" w:rsidRPr="008A2035" w:rsidRDefault="00B26AFC" w:rsidP="00A51ACF">
            <w:pPr>
              <w:suppressAutoHyphens/>
              <w:jc w:val="center"/>
              <w:rPr>
                <w:rFonts w:asciiTheme="minorHAnsi" w:hAnsiTheme="minorHAnsi" w:cstheme="minorHAnsi"/>
                <w:b/>
                <w:bCs/>
              </w:rPr>
            </w:pPr>
            <w:r w:rsidRPr="008A2035">
              <w:rPr>
                <w:rFonts w:asciiTheme="minorHAnsi" w:hAnsiTheme="minorHAnsi" w:cstheme="minorHAnsi"/>
                <w:b/>
                <w:bCs/>
              </w:rPr>
              <w:t>Atividade</w:t>
            </w:r>
          </w:p>
        </w:tc>
        <w:tc>
          <w:tcPr>
            <w:tcW w:w="0" w:type="auto"/>
          </w:tcPr>
          <w:p w14:paraId="384DD1DA" w14:textId="77777777" w:rsidR="00B26AFC" w:rsidRPr="008A2035" w:rsidRDefault="00B26AFC" w:rsidP="00A51ACF">
            <w:pPr>
              <w:suppressAutoHyphens/>
              <w:jc w:val="center"/>
              <w:rPr>
                <w:rFonts w:asciiTheme="minorHAnsi" w:hAnsiTheme="minorHAnsi" w:cstheme="minorHAnsi"/>
                <w:b/>
                <w:bCs/>
              </w:rPr>
            </w:pPr>
            <w:r w:rsidRPr="008A2035">
              <w:rPr>
                <w:rFonts w:asciiTheme="minorHAnsi" w:hAnsiTheme="minorHAnsi" w:cstheme="minorHAnsi"/>
                <w:b/>
                <w:bCs/>
              </w:rPr>
              <w:t>Fonte do Dado</w:t>
            </w:r>
          </w:p>
        </w:tc>
        <w:tc>
          <w:tcPr>
            <w:tcW w:w="0" w:type="auto"/>
          </w:tcPr>
          <w:p w14:paraId="1C785A22" w14:textId="77777777" w:rsidR="00B26AFC" w:rsidRPr="008A2035" w:rsidRDefault="00B26AFC" w:rsidP="00A51ACF">
            <w:pPr>
              <w:suppressAutoHyphens/>
              <w:jc w:val="center"/>
              <w:rPr>
                <w:rFonts w:asciiTheme="minorHAnsi" w:hAnsiTheme="minorHAnsi" w:cstheme="minorHAnsi"/>
                <w:b/>
                <w:bCs/>
              </w:rPr>
            </w:pPr>
            <w:r w:rsidRPr="008A2035">
              <w:rPr>
                <w:rFonts w:asciiTheme="minorHAnsi" w:hAnsiTheme="minorHAnsi" w:cstheme="minorHAnsi"/>
                <w:b/>
                <w:bCs/>
              </w:rPr>
              <w:t>Categoria</w:t>
            </w:r>
          </w:p>
        </w:tc>
        <w:tc>
          <w:tcPr>
            <w:tcW w:w="0" w:type="auto"/>
            <w:gridSpan w:val="2"/>
          </w:tcPr>
          <w:p w14:paraId="50269E32" w14:textId="0BDDB5CE" w:rsidR="00B26AFC" w:rsidRPr="008A2035" w:rsidRDefault="00E37C5A" w:rsidP="00A51ACF">
            <w:pPr>
              <w:suppressAutoHyphens/>
              <w:jc w:val="center"/>
              <w:rPr>
                <w:rFonts w:asciiTheme="minorHAnsi" w:hAnsiTheme="minorHAnsi" w:cstheme="minorHAnsi"/>
                <w:b/>
                <w:bCs/>
              </w:rPr>
            </w:pPr>
            <w:proofErr w:type="spellStart"/>
            <w:r w:rsidRPr="008A2035">
              <w:rPr>
                <w:rFonts w:asciiTheme="minorHAnsi" w:hAnsiTheme="minorHAnsi" w:cstheme="minorHAnsi"/>
                <w:b/>
                <w:bCs/>
              </w:rPr>
              <w:t>Atrib</w:t>
            </w:r>
            <w:proofErr w:type="spellEnd"/>
            <w:r w:rsidR="00405891" w:rsidRPr="008A2035">
              <w:rPr>
                <w:rFonts w:asciiTheme="minorHAnsi" w:hAnsiTheme="minorHAnsi" w:cstheme="minorHAnsi"/>
                <w:b/>
                <w:bCs/>
              </w:rPr>
              <w:t>. de</w:t>
            </w:r>
            <w:r w:rsidRPr="008A2035">
              <w:rPr>
                <w:rFonts w:asciiTheme="minorHAnsi" w:hAnsiTheme="minorHAnsi" w:cstheme="minorHAnsi"/>
                <w:b/>
                <w:bCs/>
              </w:rPr>
              <w:t xml:space="preserve"> </w:t>
            </w:r>
            <w:r w:rsidR="00B26AFC" w:rsidRPr="008A2035">
              <w:rPr>
                <w:rFonts w:asciiTheme="minorHAnsi" w:hAnsiTheme="minorHAnsi" w:cstheme="minorHAnsi"/>
                <w:b/>
                <w:bCs/>
              </w:rPr>
              <w:t>Credibilidade</w:t>
            </w:r>
          </w:p>
        </w:tc>
      </w:tr>
      <w:tr w:rsidR="00B26AFC" w:rsidRPr="008A2035" w14:paraId="24B972BA" w14:textId="77777777" w:rsidTr="002954FA">
        <w:tc>
          <w:tcPr>
            <w:tcW w:w="0" w:type="auto"/>
            <w:vMerge w:val="restart"/>
            <w:vAlign w:val="center"/>
          </w:tcPr>
          <w:p w14:paraId="4AF18D18" w14:textId="77777777" w:rsidR="00B26AFC" w:rsidRPr="008A2035" w:rsidRDefault="00B26AFC" w:rsidP="00A51ACF">
            <w:pPr>
              <w:suppressAutoHyphens/>
              <w:rPr>
                <w:rFonts w:asciiTheme="minorHAnsi" w:hAnsiTheme="minorHAnsi" w:cstheme="minorHAnsi"/>
              </w:rPr>
            </w:pPr>
            <w:r w:rsidRPr="008A2035">
              <w:rPr>
                <w:rFonts w:asciiTheme="minorHAnsi" w:hAnsiTheme="minorHAnsi" w:cstheme="minorHAnsi"/>
              </w:rPr>
              <w:t>Identificação do Sistema</w:t>
            </w:r>
          </w:p>
        </w:tc>
        <w:tc>
          <w:tcPr>
            <w:tcW w:w="0" w:type="auto"/>
          </w:tcPr>
          <w:p w14:paraId="2FBEA869" w14:textId="77777777" w:rsidR="00B26AFC" w:rsidRPr="008A2035" w:rsidRDefault="00B26AFC" w:rsidP="00A51ACF">
            <w:pPr>
              <w:suppressAutoHyphens/>
              <w:rPr>
                <w:rFonts w:asciiTheme="minorHAnsi" w:hAnsiTheme="minorHAnsi" w:cstheme="minorHAnsi"/>
              </w:rPr>
            </w:pPr>
          </w:p>
        </w:tc>
        <w:tc>
          <w:tcPr>
            <w:tcW w:w="0" w:type="auto"/>
          </w:tcPr>
          <w:p w14:paraId="404FA40E" w14:textId="77777777" w:rsidR="00B26AFC" w:rsidRPr="008A2035" w:rsidRDefault="00B26AFC" w:rsidP="00A51ACF">
            <w:pPr>
              <w:suppressAutoHyphens/>
              <w:rPr>
                <w:rFonts w:asciiTheme="minorHAnsi" w:hAnsiTheme="minorHAnsi" w:cstheme="minorHAnsi"/>
              </w:rPr>
            </w:pPr>
          </w:p>
        </w:tc>
        <w:tc>
          <w:tcPr>
            <w:tcW w:w="0" w:type="auto"/>
          </w:tcPr>
          <w:p w14:paraId="4A5573BE" w14:textId="77777777" w:rsidR="00B26AFC" w:rsidRPr="008A2035" w:rsidRDefault="00B26AFC" w:rsidP="00A51ACF">
            <w:pPr>
              <w:suppressAutoHyphens/>
              <w:rPr>
                <w:rFonts w:asciiTheme="minorHAnsi" w:hAnsiTheme="minorHAnsi" w:cstheme="minorHAnsi"/>
              </w:rPr>
            </w:pPr>
          </w:p>
        </w:tc>
        <w:tc>
          <w:tcPr>
            <w:tcW w:w="0" w:type="auto"/>
          </w:tcPr>
          <w:p w14:paraId="4B4624E0" w14:textId="77777777" w:rsidR="00B26AFC" w:rsidRPr="008A2035" w:rsidRDefault="00B26AFC" w:rsidP="00A51ACF">
            <w:pPr>
              <w:suppressAutoHyphens/>
              <w:rPr>
                <w:rFonts w:asciiTheme="minorHAnsi" w:hAnsiTheme="minorHAnsi" w:cstheme="minorHAnsi"/>
              </w:rPr>
            </w:pPr>
          </w:p>
        </w:tc>
        <w:tc>
          <w:tcPr>
            <w:tcW w:w="0" w:type="auto"/>
          </w:tcPr>
          <w:p w14:paraId="5D0191F2" w14:textId="77777777" w:rsidR="00B26AFC" w:rsidRPr="008A2035" w:rsidRDefault="00B26AFC" w:rsidP="00A51ACF">
            <w:pPr>
              <w:suppressAutoHyphens/>
              <w:rPr>
                <w:rFonts w:asciiTheme="minorHAnsi" w:hAnsiTheme="minorHAnsi" w:cstheme="minorHAnsi"/>
              </w:rPr>
            </w:pPr>
            <w:r w:rsidRPr="008A2035">
              <w:rPr>
                <w:rFonts w:asciiTheme="minorHAnsi" w:hAnsiTheme="minorHAnsi" w:cstheme="minorHAnsi"/>
              </w:rPr>
              <w:t>Autenticidade</w:t>
            </w:r>
          </w:p>
        </w:tc>
        <w:tc>
          <w:tcPr>
            <w:tcW w:w="0" w:type="auto"/>
          </w:tcPr>
          <w:p w14:paraId="2048D253" w14:textId="77777777" w:rsidR="00B26AFC" w:rsidRPr="008A2035" w:rsidRDefault="00B26AFC" w:rsidP="00A51ACF">
            <w:pPr>
              <w:suppressAutoHyphens/>
              <w:rPr>
                <w:rFonts w:asciiTheme="minorHAnsi" w:hAnsiTheme="minorHAnsi" w:cstheme="minorHAnsi"/>
              </w:rPr>
            </w:pPr>
          </w:p>
        </w:tc>
      </w:tr>
      <w:tr w:rsidR="00B26AFC" w:rsidRPr="008A2035" w14:paraId="5834DBD6" w14:textId="77777777" w:rsidTr="002954FA">
        <w:tc>
          <w:tcPr>
            <w:tcW w:w="0" w:type="auto"/>
            <w:vMerge/>
            <w:vAlign w:val="center"/>
          </w:tcPr>
          <w:p w14:paraId="7973025D" w14:textId="77777777" w:rsidR="00B26AFC" w:rsidRPr="008A2035" w:rsidRDefault="00B26AFC" w:rsidP="00A51ACF">
            <w:pPr>
              <w:suppressAutoHyphens/>
              <w:rPr>
                <w:rFonts w:asciiTheme="minorHAnsi" w:hAnsiTheme="minorHAnsi" w:cstheme="minorHAnsi"/>
              </w:rPr>
            </w:pPr>
          </w:p>
        </w:tc>
        <w:tc>
          <w:tcPr>
            <w:tcW w:w="0" w:type="auto"/>
          </w:tcPr>
          <w:p w14:paraId="4C2E9DD9" w14:textId="77777777" w:rsidR="00B26AFC" w:rsidRPr="008A2035" w:rsidRDefault="00B26AFC" w:rsidP="00A51ACF">
            <w:pPr>
              <w:suppressAutoHyphens/>
              <w:rPr>
                <w:rFonts w:asciiTheme="minorHAnsi" w:hAnsiTheme="minorHAnsi" w:cstheme="minorHAnsi"/>
              </w:rPr>
            </w:pPr>
          </w:p>
        </w:tc>
        <w:tc>
          <w:tcPr>
            <w:tcW w:w="0" w:type="auto"/>
          </w:tcPr>
          <w:p w14:paraId="336A759C" w14:textId="77777777" w:rsidR="00B26AFC" w:rsidRPr="008A2035" w:rsidRDefault="00B26AFC" w:rsidP="00A51ACF">
            <w:pPr>
              <w:suppressAutoHyphens/>
              <w:rPr>
                <w:rFonts w:asciiTheme="minorHAnsi" w:hAnsiTheme="minorHAnsi" w:cstheme="minorHAnsi"/>
              </w:rPr>
            </w:pPr>
          </w:p>
        </w:tc>
        <w:tc>
          <w:tcPr>
            <w:tcW w:w="0" w:type="auto"/>
          </w:tcPr>
          <w:p w14:paraId="162EAB1B" w14:textId="77777777" w:rsidR="00B26AFC" w:rsidRPr="008A2035" w:rsidRDefault="00B26AFC" w:rsidP="00A51ACF">
            <w:pPr>
              <w:suppressAutoHyphens/>
              <w:rPr>
                <w:rFonts w:asciiTheme="minorHAnsi" w:hAnsiTheme="minorHAnsi" w:cstheme="minorHAnsi"/>
              </w:rPr>
            </w:pPr>
          </w:p>
        </w:tc>
        <w:tc>
          <w:tcPr>
            <w:tcW w:w="0" w:type="auto"/>
          </w:tcPr>
          <w:p w14:paraId="1766DE96" w14:textId="77777777" w:rsidR="00B26AFC" w:rsidRPr="008A2035" w:rsidRDefault="00B26AFC" w:rsidP="00A51ACF">
            <w:pPr>
              <w:suppressAutoHyphens/>
              <w:rPr>
                <w:rFonts w:asciiTheme="minorHAnsi" w:hAnsiTheme="minorHAnsi" w:cstheme="minorHAnsi"/>
              </w:rPr>
            </w:pPr>
          </w:p>
        </w:tc>
        <w:tc>
          <w:tcPr>
            <w:tcW w:w="0" w:type="auto"/>
          </w:tcPr>
          <w:p w14:paraId="6075E7AC" w14:textId="77777777" w:rsidR="00B26AFC" w:rsidRPr="008A2035" w:rsidRDefault="00B26AFC" w:rsidP="00A51ACF">
            <w:pPr>
              <w:suppressAutoHyphens/>
              <w:rPr>
                <w:rFonts w:asciiTheme="minorHAnsi" w:hAnsiTheme="minorHAnsi" w:cstheme="minorHAnsi"/>
              </w:rPr>
            </w:pPr>
            <w:r w:rsidRPr="008A2035">
              <w:rPr>
                <w:rFonts w:asciiTheme="minorHAnsi" w:hAnsiTheme="minorHAnsi" w:cstheme="minorHAnsi"/>
              </w:rPr>
              <w:t>Competência</w:t>
            </w:r>
          </w:p>
        </w:tc>
        <w:tc>
          <w:tcPr>
            <w:tcW w:w="0" w:type="auto"/>
          </w:tcPr>
          <w:p w14:paraId="2645A0C1" w14:textId="77777777" w:rsidR="00B26AFC" w:rsidRPr="008A2035" w:rsidRDefault="00B26AFC" w:rsidP="00A51ACF">
            <w:pPr>
              <w:suppressAutoHyphens/>
              <w:rPr>
                <w:rFonts w:asciiTheme="minorHAnsi" w:hAnsiTheme="minorHAnsi" w:cstheme="minorHAnsi"/>
              </w:rPr>
            </w:pPr>
          </w:p>
        </w:tc>
      </w:tr>
      <w:tr w:rsidR="00B26AFC" w:rsidRPr="008A2035" w14:paraId="3EF899FC" w14:textId="77777777" w:rsidTr="002954FA">
        <w:tc>
          <w:tcPr>
            <w:tcW w:w="0" w:type="auto"/>
            <w:vMerge/>
            <w:vAlign w:val="center"/>
          </w:tcPr>
          <w:p w14:paraId="7EE284C5" w14:textId="77777777" w:rsidR="00B26AFC" w:rsidRPr="008A2035" w:rsidRDefault="00B26AFC" w:rsidP="00A51ACF">
            <w:pPr>
              <w:suppressAutoHyphens/>
              <w:rPr>
                <w:rFonts w:asciiTheme="minorHAnsi" w:hAnsiTheme="minorHAnsi" w:cstheme="minorHAnsi"/>
              </w:rPr>
            </w:pPr>
          </w:p>
        </w:tc>
        <w:tc>
          <w:tcPr>
            <w:tcW w:w="0" w:type="auto"/>
          </w:tcPr>
          <w:p w14:paraId="530C6636" w14:textId="77777777" w:rsidR="00B26AFC" w:rsidRPr="008A2035" w:rsidRDefault="00B26AFC" w:rsidP="00A51ACF">
            <w:pPr>
              <w:suppressAutoHyphens/>
              <w:rPr>
                <w:rFonts w:asciiTheme="minorHAnsi" w:hAnsiTheme="minorHAnsi" w:cstheme="minorHAnsi"/>
              </w:rPr>
            </w:pPr>
          </w:p>
        </w:tc>
        <w:tc>
          <w:tcPr>
            <w:tcW w:w="0" w:type="auto"/>
          </w:tcPr>
          <w:p w14:paraId="1DBA0E25" w14:textId="77777777" w:rsidR="00B26AFC" w:rsidRPr="008A2035" w:rsidRDefault="00B26AFC" w:rsidP="00A51ACF">
            <w:pPr>
              <w:suppressAutoHyphens/>
              <w:rPr>
                <w:rFonts w:asciiTheme="minorHAnsi" w:hAnsiTheme="minorHAnsi" w:cstheme="minorHAnsi"/>
              </w:rPr>
            </w:pPr>
          </w:p>
        </w:tc>
        <w:tc>
          <w:tcPr>
            <w:tcW w:w="0" w:type="auto"/>
          </w:tcPr>
          <w:p w14:paraId="05BD63D5" w14:textId="77777777" w:rsidR="00B26AFC" w:rsidRPr="008A2035" w:rsidRDefault="00B26AFC" w:rsidP="00A51ACF">
            <w:pPr>
              <w:suppressAutoHyphens/>
              <w:rPr>
                <w:rFonts w:asciiTheme="minorHAnsi" w:hAnsiTheme="minorHAnsi" w:cstheme="minorHAnsi"/>
              </w:rPr>
            </w:pPr>
          </w:p>
        </w:tc>
        <w:tc>
          <w:tcPr>
            <w:tcW w:w="0" w:type="auto"/>
          </w:tcPr>
          <w:p w14:paraId="4DAB934E" w14:textId="77777777" w:rsidR="00B26AFC" w:rsidRPr="008A2035" w:rsidRDefault="00B26AFC" w:rsidP="00A51ACF">
            <w:pPr>
              <w:suppressAutoHyphens/>
              <w:rPr>
                <w:rFonts w:asciiTheme="minorHAnsi" w:hAnsiTheme="minorHAnsi" w:cstheme="minorHAnsi"/>
              </w:rPr>
            </w:pPr>
          </w:p>
        </w:tc>
        <w:tc>
          <w:tcPr>
            <w:tcW w:w="0" w:type="auto"/>
          </w:tcPr>
          <w:p w14:paraId="4A3F08A1" w14:textId="77777777" w:rsidR="00B26AFC" w:rsidRPr="008A2035" w:rsidRDefault="00B26AFC" w:rsidP="00A51ACF">
            <w:pPr>
              <w:suppressAutoHyphens/>
              <w:rPr>
                <w:rFonts w:asciiTheme="minorHAnsi" w:hAnsiTheme="minorHAnsi" w:cstheme="minorHAnsi"/>
              </w:rPr>
            </w:pPr>
            <w:r w:rsidRPr="008A2035">
              <w:rPr>
                <w:rFonts w:asciiTheme="minorHAnsi" w:hAnsiTheme="minorHAnsi" w:cstheme="minorHAnsi"/>
              </w:rPr>
              <w:t>Confiança</w:t>
            </w:r>
          </w:p>
        </w:tc>
        <w:tc>
          <w:tcPr>
            <w:tcW w:w="0" w:type="auto"/>
          </w:tcPr>
          <w:p w14:paraId="6F3AD48A" w14:textId="77777777" w:rsidR="00B26AFC" w:rsidRPr="008A2035" w:rsidRDefault="00B26AFC" w:rsidP="00A51ACF">
            <w:pPr>
              <w:suppressAutoHyphens/>
              <w:rPr>
                <w:rFonts w:asciiTheme="minorHAnsi" w:hAnsiTheme="minorHAnsi" w:cstheme="minorHAnsi"/>
              </w:rPr>
            </w:pPr>
          </w:p>
        </w:tc>
      </w:tr>
      <w:tr w:rsidR="00B26AFC" w:rsidRPr="008A2035" w14:paraId="7106D9CD" w14:textId="77777777" w:rsidTr="002954FA">
        <w:tc>
          <w:tcPr>
            <w:tcW w:w="0" w:type="auto"/>
            <w:vMerge w:val="restart"/>
            <w:vAlign w:val="center"/>
          </w:tcPr>
          <w:p w14:paraId="62382918" w14:textId="77777777" w:rsidR="00B26AFC" w:rsidRPr="008A2035" w:rsidRDefault="00B26AFC" w:rsidP="00A51ACF">
            <w:pPr>
              <w:suppressAutoHyphens/>
              <w:rPr>
                <w:rFonts w:asciiTheme="minorHAnsi" w:hAnsiTheme="minorHAnsi" w:cstheme="minorHAnsi"/>
              </w:rPr>
            </w:pPr>
            <w:r w:rsidRPr="008A2035">
              <w:rPr>
                <w:rFonts w:asciiTheme="minorHAnsi" w:hAnsiTheme="minorHAnsi" w:cstheme="minorHAnsi"/>
              </w:rPr>
              <w:t>Diagnóstico Estratégico</w:t>
            </w:r>
          </w:p>
        </w:tc>
        <w:tc>
          <w:tcPr>
            <w:tcW w:w="0" w:type="auto"/>
          </w:tcPr>
          <w:p w14:paraId="1F8D61AD" w14:textId="77777777" w:rsidR="00B26AFC" w:rsidRPr="008A2035" w:rsidRDefault="00B26AFC" w:rsidP="00A51ACF">
            <w:pPr>
              <w:suppressAutoHyphens/>
              <w:rPr>
                <w:rFonts w:asciiTheme="minorHAnsi" w:hAnsiTheme="minorHAnsi" w:cstheme="minorHAnsi"/>
              </w:rPr>
            </w:pPr>
          </w:p>
        </w:tc>
        <w:tc>
          <w:tcPr>
            <w:tcW w:w="0" w:type="auto"/>
          </w:tcPr>
          <w:p w14:paraId="0DE8E92A" w14:textId="77777777" w:rsidR="00B26AFC" w:rsidRPr="008A2035" w:rsidRDefault="00B26AFC" w:rsidP="00A51ACF">
            <w:pPr>
              <w:suppressAutoHyphens/>
              <w:rPr>
                <w:rFonts w:asciiTheme="minorHAnsi" w:hAnsiTheme="minorHAnsi" w:cstheme="minorHAnsi"/>
              </w:rPr>
            </w:pPr>
          </w:p>
        </w:tc>
        <w:tc>
          <w:tcPr>
            <w:tcW w:w="0" w:type="auto"/>
          </w:tcPr>
          <w:p w14:paraId="3B45B664" w14:textId="77777777" w:rsidR="00B26AFC" w:rsidRPr="008A2035" w:rsidRDefault="00B26AFC" w:rsidP="00A51ACF">
            <w:pPr>
              <w:suppressAutoHyphens/>
              <w:rPr>
                <w:rFonts w:asciiTheme="minorHAnsi" w:hAnsiTheme="minorHAnsi" w:cstheme="minorHAnsi"/>
              </w:rPr>
            </w:pPr>
          </w:p>
        </w:tc>
        <w:tc>
          <w:tcPr>
            <w:tcW w:w="0" w:type="auto"/>
          </w:tcPr>
          <w:p w14:paraId="7C72F4C3" w14:textId="77777777" w:rsidR="00B26AFC" w:rsidRPr="008A2035" w:rsidRDefault="00B26AFC" w:rsidP="00A51ACF">
            <w:pPr>
              <w:suppressAutoHyphens/>
              <w:rPr>
                <w:rFonts w:asciiTheme="minorHAnsi" w:hAnsiTheme="minorHAnsi" w:cstheme="minorHAnsi"/>
              </w:rPr>
            </w:pPr>
          </w:p>
        </w:tc>
        <w:tc>
          <w:tcPr>
            <w:tcW w:w="0" w:type="auto"/>
          </w:tcPr>
          <w:p w14:paraId="6124E642" w14:textId="77777777" w:rsidR="00B26AFC" w:rsidRPr="008A2035" w:rsidRDefault="00B26AFC" w:rsidP="00A51ACF">
            <w:pPr>
              <w:suppressAutoHyphens/>
              <w:rPr>
                <w:rFonts w:asciiTheme="minorHAnsi" w:hAnsiTheme="minorHAnsi" w:cstheme="minorHAnsi"/>
              </w:rPr>
            </w:pPr>
            <w:r w:rsidRPr="008A2035">
              <w:rPr>
                <w:rFonts w:asciiTheme="minorHAnsi" w:hAnsiTheme="minorHAnsi" w:cstheme="minorHAnsi"/>
              </w:rPr>
              <w:t>Autenticidade</w:t>
            </w:r>
          </w:p>
        </w:tc>
        <w:tc>
          <w:tcPr>
            <w:tcW w:w="0" w:type="auto"/>
          </w:tcPr>
          <w:p w14:paraId="5FA250E9" w14:textId="77777777" w:rsidR="00B26AFC" w:rsidRPr="008A2035" w:rsidRDefault="00B26AFC" w:rsidP="00A51ACF">
            <w:pPr>
              <w:suppressAutoHyphens/>
              <w:rPr>
                <w:rFonts w:asciiTheme="minorHAnsi" w:hAnsiTheme="minorHAnsi" w:cstheme="minorHAnsi"/>
              </w:rPr>
            </w:pPr>
          </w:p>
        </w:tc>
      </w:tr>
      <w:tr w:rsidR="00B26AFC" w:rsidRPr="008A2035" w14:paraId="66938235" w14:textId="77777777" w:rsidTr="002954FA">
        <w:tc>
          <w:tcPr>
            <w:tcW w:w="0" w:type="auto"/>
            <w:vMerge/>
            <w:vAlign w:val="center"/>
          </w:tcPr>
          <w:p w14:paraId="2EDE818A" w14:textId="77777777" w:rsidR="00B26AFC" w:rsidRPr="008A2035" w:rsidRDefault="00B26AFC" w:rsidP="00A51ACF">
            <w:pPr>
              <w:suppressAutoHyphens/>
              <w:rPr>
                <w:rFonts w:asciiTheme="minorHAnsi" w:hAnsiTheme="minorHAnsi" w:cstheme="minorHAnsi"/>
              </w:rPr>
            </w:pPr>
          </w:p>
        </w:tc>
        <w:tc>
          <w:tcPr>
            <w:tcW w:w="0" w:type="auto"/>
          </w:tcPr>
          <w:p w14:paraId="291C4C8C" w14:textId="77777777" w:rsidR="00B26AFC" w:rsidRPr="008A2035" w:rsidRDefault="00B26AFC" w:rsidP="00A51ACF">
            <w:pPr>
              <w:suppressAutoHyphens/>
              <w:rPr>
                <w:rFonts w:asciiTheme="minorHAnsi" w:hAnsiTheme="minorHAnsi" w:cstheme="minorHAnsi"/>
              </w:rPr>
            </w:pPr>
          </w:p>
        </w:tc>
        <w:tc>
          <w:tcPr>
            <w:tcW w:w="0" w:type="auto"/>
          </w:tcPr>
          <w:p w14:paraId="3DB1604A" w14:textId="77777777" w:rsidR="00B26AFC" w:rsidRPr="008A2035" w:rsidRDefault="00B26AFC" w:rsidP="00A51ACF">
            <w:pPr>
              <w:suppressAutoHyphens/>
              <w:rPr>
                <w:rFonts w:asciiTheme="minorHAnsi" w:hAnsiTheme="minorHAnsi" w:cstheme="minorHAnsi"/>
              </w:rPr>
            </w:pPr>
          </w:p>
        </w:tc>
        <w:tc>
          <w:tcPr>
            <w:tcW w:w="0" w:type="auto"/>
          </w:tcPr>
          <w:p w14:paraId="58C7D105" w14:textId="77777777" w:rsidR="00B26AFC" w:rsidRPr="008A2035" w:rsidRDefault="00B26AFC" w:rsidP="00A51ACF">
            <w:pPr>
              <w:suppressAutoHyphens/>
              <w:rPr>
                <w:rFonts w:asciiTheme="minorHAnsi" w:hAnsiTheme="minorHAnsi" w:cstheme="minorHAnsi"/>
              </w:rPr>
            </w:pPr>
          </w:p>
        </w:tc>
        <w:tc>
          <w:tcPr>
            <w:tcW w:w="0" w:type="auto"/>
          </w:tcPr>
          <w:p w14:paraId="04AA9A5E" w14:textId="77777777" w:rsidR="00B26AFC" w:rsidRPr="008A2035" w:rsidRDefault="00B26AFC" w:rsidP="00A51ACF">
            <w:pPr>
              <w:suppressAutoHyphens/>
              <w:rPr>
                <w:rFonts w:asciiTheme="minorHAnsi" w:hAnsiTheme="minorHAnsi" w:cstheme="minorHAnsi"/>
              </w:rPr>
            </w:pPr>
          </w:p>
        </w:tc>
        <w:tc>
          <w:tcPr>
            <w:tcW w:w="0" w:type="auto"/>
          </w:tcPr>
          <w:p w14:paraId="1FF0AAB1" w14:textId="77777777" w:rsidR="00B26AFC" w:rsidRPr="008A2035" w:rsidRDefault="00B26AFC" w:rsidP="00A51ACF">
            <w:pPr>
              <w:suppressAutoHyphens/>
              <w:rPr>
                <w:rFonts w:asciiTheme="minorHAnsi" w:hAnsiTheme="minorHAnsi" w:cstheme="minorHAnsi"/>
              </w:rPr>
            </w:pPr>
            <w:r w:rsidRPr="008A2035">
              <w:rPr>
                <w:rFonts w:asciiTheme="minorHAnsi" w:hAnsiTheme="minorHAnsi" w:cstheme="minorHAnsi"/>
              </w:rPr>
              <w:t>Competência</w:t>
            </w:r>
          </w:p>
        </w:tc>
        <w:tc>
          <w:tcPr>
            <w:tcW w:w="0" w:type="auto"/>
          </w:tcPr>
          <w:p w14:paraId="6ED11806" w14:textId="77777777" w:rsidR="00B26AFC" w:rsidRPr="008A2035" w:rsidRDefault="00B26AFC" w:rsidP="00A51ACF">
            <w:pPr>
              <w:suppressAutoHyphens/>
              <w:rPr>
                <w:rFonts w:asciiTheme="minorHAnsi" w:hAnsiTheme="minorHAnsi" w:cstheme="minorHAnsi"/>
              </w:rPr>
            </w:pPr>
          </w:p>
        </w:tc>
      </w:tr>
      <w:tr w:rsidR="00B26AFC" w:rsidRPr="008A2035" w14:paraId="75D7F04F" w14:textId="77777777" w:rsidTr="002954FA">
        <w:tc>
          <w:tcPr>
            <w:tcW w:w="0" w:type="auto"/>
            <w:vMerge/>
            <w:vAlign w:val="center"/>
          </w:tcPr>
          <w:p w14:paraId="43F717FA" w14:textId="77777777" w:rsidR="00B26AFC" w:rsidRPr="008A2035" w:rsidRDefault="00B26AFC" w:rsidP="00A51ACF">
            <w:pPr>
              <w:suppressAutoHyphens/>
              <w:rPr>
                <w:rFonts w:asciiTheme="minorHAnsi" w:hAnsiTheme="minorHAnsi" w:cstheme="minorHAnsi"/>
              </w:rPr>
            </w:pPr>
          </w:p>
        </w:tc>
        <w:tc>
          <w:tcPr>
            <w:tcW w:w="0" w:type="auto"/>
          </w:tcPr>
          <w:p w14:paraId="795F9ACC" w14:textId="77777777" w:rsidR="00B26AFC" w:rsidRPr="008A2035" w:rsidRDefault="00B26AFC" w:rsidP="00A51ACF">
            <w:pPr>
              <w:suppressAutoHyphens/>
              <w:rPr>
                <w:rFonts w:asciiTheme="minorHAnsi" w:hAnsiTheme="minorHAnsi" w:cstheme="minorHAnsi"/>
              </w:rPr>
            </w:pPr>
          </w:p>
        </w:tc>
        <w:tc>
          <w:tcPr>
            <w:tcW w:w="0" w:type="auto"/>
          </w:tcPr>
          <w:p w14:paraId="63C2812A" w14:textId="77777777" w:rsidR="00B26AFC" w:rsidRPr="008A2035" w:rsidRDefault="00B26AFC" w:rsidP="00A51ACF">
            <w:pPr>
              <w:suppressAutoHyphens/>
              <w:rPr>
                <w:rFonts w:asciiTheme="minorHAnsi" w:hAnsiTheme="minorHAnsi" w:cstheme="minorHAnsi"/>
              </w:rPr>
            </w:pPr>
          </w:p>
        </w:tc>
        <w:tc>
          <w:tcPr>
            <w:tcW w:w="0" w:type="auto"/>
          </w:tcPr>
          <w:p w14:paraId="37E2083E" w14:textId="77777777" w:rsidR="00B26AFC" w:rsidRPr="008A2035" w:rsidRDefault="00B26AFC" w:rsidP="00A51ACF">
            <w:pPr>
              <w:suppressAutoHyphens/>
              <w:rPr>
                <w:rFonts w:asciiTheme="minorHAnsi" w:hAnsiTheme="minorHAnsi" w:cstheme="minorHAnsi"/>
              </w:rPr>
            </w:pPr>
          </w:p>
        </w:tc>
        <w:tc>
          <w:tcPr>
            <w:tcW w:w="0" w:type="auto"/>
          </w:tcPr>
          <w:p w14:paraId="75630025" w14:textId="77777777" w:rsidR="00B26AFC" w:rsidRPr="008A2035" w:rsidRDefault="00B26AFC" w:rsidP="00A51ACF">
            <w:pPr>
              <w:suppressAutoHyphens/>
              <w:rPr>
                <w:rFonts w:asciiTheme="minorHAnsi" w:hAnsiTheme="minorHAnsi" w:cstheme="minorHAnsi"/>
              </w:rPr>
            </w:pPr>
          </w:p>
        </w:tc>
        <w:tc>
          <w:tcPr>
            <w:tcW w:w="0" w:type="auto"/>
          </w:tcPr>
          <w:p w14:paraId="72099289" w14:textId="77777777" w:rsidR="00B26AFC" w:rsidRPr="008A2035" w:rsidRDefault="00B26AFC" w:rsidP="00A51ACF">
            <w:pPr>
              <w:suppressAutoHyphens/>
              <w:rPr>
                <w:rFonts w:asciiTheme="minorHAnsi" w:hAnsiTheme="minorHAnsi" w:cstheme="minorHAnsi"/>
              </w:rPr>
            </w:pPr>
            <w:r w:rsidRPr="008A2035">
              <w:rPr>
                <w:rFonts w:asciiTheme="minorHAnsi" w:hAnsiTheme="minorHAnsi" w:cstheme="minorHAnsi"/>
              </w:rPr>
              <w:t>Confiança</w:t>
            </w:r>
          </w:p>
        </w:tc>
        <w:tc>
          <w:tcPr>
            <w:tcW w:w="0" w:type="auto"/>
          </w:tcPr>
          <w:p w14:paraId="74477ECA" w14:textId="77777777" w:rsidR="00B26AFC" w:rsidRPr="008A2035" w:rsidRDefault="00B26AFC" w:rsidP="00A51ACF">
            <w:pPr>
              <w:suppressAutoHyphens/>
              <w:rPr>
                <w:rFonts w:asciiTheme="minorHAnsi" w:hAnsiTheme="minorHAnsi" w:cstheme="minorHAnsi"/>
              </w:rPr>
            </w:pPr>
          </w:p>
        </w:tc>
      </w:tr>
      <w:tr w:rsidR="00B26AFC" w:rsidRPr="008A2035" w14:paraId="704A8F55" w14:textId="77777777" w:rsidTr="002954FA">
        <w:tc>
          <w:tcPr>
            <w:tcW w:w="0" w:type="auto"/>
            <w:vMerge w:val="restart"/>
            <w:vAlign w:val="center"/>
          </w:tcPr>
          <w:p w14:paraId="782AFA4F" w14:textId="77777777" w:rsidR="00B26AFC" w:rsidRPr="008A2035" w:rsidRDefault="00B26AFC" w:rsidP="00A51ACF">
            <w:pPr>
              <w:suppressAutoHyphens/>
              <w:rPr>
                <w:rFonts w:asciiTheme="minorHAnsi" w:hAnsiTheme="minorHAnsi" w:cstheme="minorHAnsi"/>
              </w:rPr>
            </w:pPr>
            <w:r w:rsidRPr="008A2035">
              <w:rPr>
                <w:rFonts w:asciiTheme="minorHAnsi" w:hAnsiTheme="minorHAnsi" w:cstheme="minorHAnsi"/>
              </w:rPr>
              <w:t>Construção de Cenários</w:t>
            </w:r>
          </w:p>
        </w:tc>
        <w:tc>
          <w:tcPr>
            <w:tcW w:w="0" w:type="auto"/>
          </w:tcPr>
          <w:p w14:paraId="23D1B365" w14:textId="77777777" w:rsidR="00B26AFC" w:rsidRPr="008A2035" w:rsidRDefault="00B26AFC" w:rsidP="00A51ACF">
            <w:pPr>
              <w:suppressAutoHyphens/>
              <w:rPr>
                <w:rFonts w:asciiTheme="minorHAnsi" w:hAnsiTheme="minorHAnsi" w:cstheme="minorHAnsi"/>
              </w:rPr>
            </w:pPr>
          </w:p>
        </w:tc>
        <w:tc>
          <w:tcPr>
            <w:tcW w:w="0" w:type="auto"/>
          </w:tcPr>
          <w:p w14:paraId="3EDBE58F" w14:textId="77777777" w:rsidR="00B26AFC" w:rsidRPr="008A2035" w:rsidRDefault="00B26AFC" w:rsidP="00A51ACF">
            <w:pPr>
              <w:suppressAutoHyphens/>
              <w:rPr>
                <w:rFonts w:asciiTheme="minorHAnsi" w:hAnsiTheme="minorHAnsi" w:cstheme="minorHAnsi"/>
              </w:rPr>
            </w:pPr>
          </w:p>
        </w:tc>
        <w:tc>
          <w:tcPr>
            <w:tcW w:w="0" w:type="auto"/>
          </w:tcPr>
          <w:p w14:paraId="15027DD0" w14:textId="77777777" w:rsidR="00B26AFC" w:rsidRPr="008A2035" w:rsidRDefault="00B26AFC" w:rsidP="00A51ACF">
            <w:pPr>
              <w:suppressAutoHyphens/>
              <w:rPr>
                <w:rFonts w:asciiTheme="minorHAnsi" w:hAnsiTheme="minorHAnsi" w:cstheme="minorHAnsi"/>
              </w:rPr>
            </w:pPr>
          </w:p>
        </w:tc>
        <w:tc>
          <w:tcPr>
            <w:tcW w:w="0" w:type="auto"/>
          </w:tcPr>
          <w:p w14:paraId="1BA14664" w14:textId="77777777" w:rsidR="00B26AFC" w:rsidRPr="008A2035" w:rsidRDefault="00B26AFC" w:rsidP="00A51ACF">
            <w:pPr>
              <w:suppressAutoHyphens/>
              <w:rPr>
                <w:rFonts w:asciiTheme="minorHAnsi" w:hAnsiTheme="minorHAnsi" w:cstheme="minorHAnsi"/>
              </w:rPr>
            </w:pPr>
          </w:p>
        </w:tc>
        <w:tc>
          <w:tcPr>
            <w:tcW w:w="0" w:type="auto"/>
          </w:tcPr>
          <w:p w14:paraId="15163C27" w14:textId="77777777" w:rsidR="00B26AFC" w:rsidRPr="008A2035" w:rsidRDefault="00B26AFC" w:rsidP="00A51ACF">
            <w:pPr>
              <w:suppressAutoHyphens/>
              <w:rPr>
                <w:rFonts w:asciiTheme="minorHAnsi" w:hAnsiTheme="minorHAnsi" w:cstheme="minorHAnsi"/>
              </w:rPr>
            </w:pPr>
            <w:r w:rsidRPr="008A2035">
              <w:rPr>
                <w:rFonts w:asciiTheme="minorHAnsi" w:hAnsiTheme="minorHAnsi" w:cstheme="minorHAnsi"/>
              </w:rPr>
              <w:t>Autenticidade</w:t>
            </w:r>
          </w:p>
        </w:tc>
        <w:tc>
          <w:tcPr>
            <w:tcW w:w="0" w:type="auto"/>
          </w:tcPr>
          <w:p w14:paraId="110E6522" w14:textId="77777777" w:rsidR="00B26AFC" w:rsidRPr="008A2035" w:rsidRDefault="00B26AFC" w:rsidP="00A51ACF">
            <w:pPr>
              <w:suppressAutoHyphens/>
              <w:rPr>
                <w:rFonts w:asciiTheme="minorHAnsi" w:hAnsiTheme="minorHAnsi" w:cstheme="minorHAnsi"/>
              </w:rPr>
            </w:pPr>
          </w:p>
        </w:tc>
      </w:tr>
      <w:tr w:rsidR="00B26AFC" w:rsidRPr="008A2035" w14:paraId="2B502AA4" w14:textId="77777777" w:rsidTr="002954FA">
        <w:tc>
          <w:tcPr>
            <w:tcW w:w="0" w:type="auto"/>
            <w:vMerge/>
            <w:vAlign w:val="center"/>
          </w:tcPr>
          <w:p w14:paraId="7769A2BE" w14:textId="77777777" w:rsidR="00B26AFC" w:rsidRPr="008A2035" w:rsidRDefault="00B26AFC" w:rsidP="00A51ACF">
            <w:pPr>
              <w:suppressAutoHyphens/>
              <w:rPr>
                <w:rFonts w:asciiTheme="minorHAnsi" w:hAnsiTheme="minorHAnsi" w:cstheme="minorHAnsi"/>
              </w:rPr>
            </w:pPr>
          </w:p>
        </w:tc>
        <w:tc>
          <w:tcPr>
            <w:tcW w:w="0" w:type="auto"/>
          </w:tcPr>
          <w:p w14:paraId="2A953E66" w14:textId="77777777" w:rsidR="00B26AFC" w:rsidRPr="008A2035" w:rsidRDefault="00B26AFC" w:rsidP="00A51ACF">
            <w:pPr>
              <w:suppressAutoHyphens/>
              <w:rPr>
                <w:rFonts w:asciiTheme="minorHAnsi" w:hAnsiTheme="minorHAnsi" w:cstheme="minorHAnsi"/>
              </w:rPr>
            </w:pPr>
          </w:p>
        </w:tc>
        <w:tc>
          <w:tcPr>
            <w:tcW w:w="0" w:type="auto"/>
          </w:tcPr>
          <w:p w14:paraId="3A878DC5" w14:textId="77777777" w:rsidR="00B26AFC" w:rsidRPr="008A2035" w:rsidRDefault="00B26AFC" w:rsidP="00A51ACF">
            <w:pPr>
              <w:suppressAutoHyphens/>
              <w:rPr>
                <w:rFonts w:asciiTheme="minorHAnsi" w:hAnsiTheme="minorHAnsi" w:cstheme="minorHAnsi"/>
              </w:rPr>
            </w:pPr>
          </w:p>
        </w:tc>
        <w:tc>
          <w:tcPr>
            <w:tcW w:w="0" w:type="auto"/>
          </w:tcPr>
          <w:p w14:paraId="7D5699AD" w14:textId="77777777" w:rsidR="00B26AFC" w:rsidRPr="008A2035" w:rsidRDefault="00B26AFC" w:rsidP="00A51ACF">
            <w:pPr>
              <w:suppressAutoHyphens/>
              <w:rPr>
                <w:rFonts w:asciiTheme="minorHAnsi" w:hAnsiTheme="minorHAnsi" w:cstheme="minorHAnsi"/>
              </w:rPr>
            </w:pPr>
          </w:p>
        </w:tc>
        <w:tc>
          <w:tcPr>
            <w:tcW w:w="0" w:type="auto"/>
          </w:tcPr>
          <w:p w14:paraId="7E527D40" w14:textId="77777777" w:rsidR="00B26AFC" w:rsidRPr="008A2035" w:rsidRDefault="00B26AFC" w:rsidP="00A51ACF">
            <w:pPr>
              <w:suppressAutoHyphens/>
              <w:rPr>
                <w:rFonts w:asciiTheme="minorHAnsi" w:hAnsiTheme="minorHAnsi" w:cstheme="minorHAnsi"/>
              </w:rPr>
            </w:pPr>
          </w:p>
        </w:tc>
        <w:tc>
          <w:tcPr>
            <w:tcW w:w="0" w:type="auto"/>
          </w:tcPr>
          <w:p w14:paraId="3D9C06BF" w14:textId="77777777" w:rsidR="00B26AFC" w:rsidRPr="008A2035" w:rsidRDefault="00B26AFC" w:rsidP="00A51ACF">
            <w:pPr>
              <w:suppressAutoHyphens/>
              <w:rPr>
                <w:rFonts w:asciiTheme="minorHAnsi" w:hAnsiTheme="minorHAnsi" w:cstheme="minorHAnsi"/>
              </w:rPr>
            </w:pPr>
            <w:r w:rsidRPr="008A2035">
              <w:rPr>
                <w:rFonts w:asciiTheme="minorHAnsi" w:hAnsiTheme="minorHAnsi" w:cstheme="minorHAnsi"/>
              </w:rPr>
              <w:t>Competência</w:t>
            </w:r>
          </w:p>
        </w:tc>
        <w:tc>
          <w:tcPr>
            <w:tcW w:w="0" w:type="auto"/>
          </w:tcPr>
          <w:p w14:paraId="25BBA907" w14:textId="77777777" w:rsidR="00B26AFC" w:rsidRPr="008A2035" w:rsidRDefault="00B26AFC" w:rsidP="00A51ACF">
            <w:pPr>
              <w:suppressAutoHyphens/>
              <w:rPr>
                <w:rFonts w:asciiTheme="minorHAnsi" w:hAnsiTheme="minorHAnsi" w:cstheme="minorHAnsi"/>
              </w:rPr>
            </w:pPr>
          </w:p>
        </w:tc>
      </w:tr>
      <w:tr w:rsidR="00B26AFC" w:rsidRPr="008A2035" w14:paraId="261673B6" w14:textId="77777777" w:rsidTr="002954FA">
        <w:tc>
          <w:tcPr>
            <w:tcW w:w="0" w:type="auto"/>
            <w:vMerge/>
            <w:vAlign w:val="center"/>
          </w:tcPr>
          <w:p w14:paraId="3D8098CA" w14:textId="77777777" w:rsidR="00B26AFC" w:rsidRPr="008A2035" w:rsidRDefault="00B26AFC" w:rsidP="00A51ACF">
            <w:pPr>
              <w:suppressAutoHyphens/>
              <w:rPr>
                <w:rFonts w:asciiTheme="minorHAnsi" w:hAnsiTheme="minorHAnsi" w:cstheme="minorHAnsi"/>
              </w:rPr>
            </w:pPr>
          </w:p>
        </w:tc>
        <w:tc>
          <w:tcPr>
            <w:tcW w:w="0" w:type="auto"/>
          </w:tcPr>
          <w:p w14:paraId="0972549A" w14:textId="77777777" w:rsidR="00B26AFC" w:rsidRPr="008A2035" w:rsidRDefault="00B26AFC" w:rsidP="00A51ACF">
            <w:pPr>
              <w:suppressAutoHyphens/>
              <w:rPr>
                <w:rFonts w:asciiTheme="minorHAnsi" w:hAnsiTheme="minorHAnsi" w:cstheme="minorHAnsi"/>
              </w:rPr>
            </w:pPr>
          </w:p>
        </w:tc>
        <w:tc>
          <w:tcPr>
            <w:tcW w:w="0" w:type="auto"/>
          </w:tcPr>
          <w:p w14:paraId="02245BE9" w14:textId="77777777" w:rsidR="00B26AFC" w:rsidRPr="008A2035" w:rsidRDefault="00B26AFC" w:rsidP="00A51ACF">
            <w:pPr>
              <w:suppressAutoHyphens/>
              <w:rPr>
                <w:rFonts w:asciiTheme="minorHAnsi" w:hAnsiTheme="minorHAnsi" w:cstheme="minorHAnsi"/>
              </w:rPr>
            </w:pPr>
          </w:p>
        </w:tc>
        <w:tc>
          <w:tcPr>
            <w:tcW w:w="0" w:type="auto"/>
          </w:tcPr>
          <w:p w14:paraId="47E6A374" w14:textId="77777777" w:rsidR="00B26AFC" w:rsidRPr="008A2035" w:rsidRDefault="00B26AFC" w:rsidP="00A51ACF">
            <w:pPr>
              <w:suppressAutoHyphens/>
              <w:rPr>
                <w:rFonts w:asciiTheme="minorHAnsi" w:hAnsiTheme="minorHAnsi" w:cstheme="minorHAnsi"/>
              </w:rPr>
            </w:pPr>
          </w:p>
        </w:tc>
        <w:tc>
          <w:tcPr>
            <w:tcW w:w="0" w:type="auto"/>
          </w:tcPr>
          <w:p w14:paraId="7619809E" w14:textId="77777777" w:rsidR="00B26AFC" w:rsidRPr="008A2035" w:rsidRDefault="00B26AFC" w:rsidP="00A51ACF">
            <w:pPr>
              <w:suppressAutoHyphens/>
              <w:rPr>
                <w:rFonts w:asciiTheme="minorHAnsi" w:hAnsiTheme="minorHAnsi" w:cstheme="minorHAnsi"/>
              </w:rPr>
            </w:pPr>
          </w:p>
        </w:tc>
        <w:tc>
          <w:tcPr>
            <w:tcW w:w="0" w:type="auto"/>
          </w:tcPr>
          <w:p w14:paraId="4B681852" w14:textId="77777777" w:rsidR="00B26AFC" w:rsidRPr="008A2035" w:rsidRDefault="00B26AFC" w:rsidP="00A51ACF">
            <w:pPr>
              <w:suppressAutoHyphens/>
              <w:rPr>
                <w:rFonts w:asciiTheme="minorHAnsi" w:hAnsiTheme="minorHAnsi" w:cstheme="minorHAnsi"/>
              </w:rPr>
            </w:pPr>
            <w:r w:rsidRPr="008A2035">
              <w:rPr>
                <w:rFonts w:asciiTheme="minorHAnsi" w:hAnsiTheme="minorHAnsi" w:cstheme="minorHAnsi"/>
              </w:rPr>
              <w:t>Confiança</w:t>
            </w:r>
          </w:p>
        </w:tc>
        <w:tc>
          <w:tcPr>
            <w:tcW w:w="0" w:type="auto"/>
          </w:tcPr>
          <w:p w14:paraId="7379E36B" w14:textId="77777777" w:rsidR="00B26AFC" w:rsidRPr="008A2035" w:rsidRDefault="00B26AFC" w:rsidP="00A51ACF">
            <w:pPr>
              <w:suppressAutoHyphens/>
              <w:rPr>
                <w:rFonts w:asciiTheme="minorHAnsi" w:hAnsiTheme="minorHAnsi" w:cstheme="minorHAnsi"/>
              </w:rPr>
            </w:pPr>
          </w:p>
        </w:tc>
      </w:tr>
      <w:tr w:rsidR="00B26AFC" w:rsidRPr="008A2035" w14:paraId="141B9595" w14:textId="77777777" w:rsidTr="002954FA">
        <w:tc>
          <w:tcPr>
            <w:tcW w:w="0" w:type="auto"/>
            <w:vMerge w:val="restart"/>
            <w:vAlign w:val="center"/>
          </w:tcPr>
          <w:p w14:paraId="4661E010" w14:textId="77777777" w:rsidR="00B26AFC" w:rsidRPr="008A2035" w:rsidRDefault="00B26AFC" w:rsidP="00A51ACF">
            <w:pPr>
              <w:suppressAutoHyphens/>
              <w:rPr>
                <w:rFonts w:asciiTheme="minorHAnsi" w:hAnsiTheme="minorHAnsi" w:cstheme="minorHAnsi"/>
              </w:rPr>
            </w:pPr>
            <w:r w:rsidRPr="008A2035">
              <w:rPr>
                <w:rFonts w:asciiTheme="minorHAnsi" w:hAnsiTheme="minorHAnsi" w:cstheme="minorHAnsi"/>
              </w:rPr>
              <w:t>Formulação da Estratégia</w:t>
            </w:r>
          </w:p>
        </w:tc>
        <w:tc>
          <w:tcPr>
            <w:tcW w:w="0" w:type="auto"/>
          </w:tcPr>
          <w:p w14:paraId="33DDA293" w14:textId="77777777" w:rsidR="00B26AFC" w:rsidRPr="008A2035" w:rsidRDefault="00B26AFC" w:rsidP="00A51ACF">
            <w:pPr>
              <w:suppressAutoHyphens/>
              <w:rPr>
                <w:rFonts w:asciiTheme="minorHAnsi" w:hAnsiTheme="minorHAnsi" w:cstheme="minorHAnsi"/>
              </w:rPr>
            </w:pPr>
          </w:p>
        </w:tc>
        <w:tc>
          <w:tcPr>
            <w:tcW w:w="0" w:type="auto"/>
          </w:tcPr>
          <w:p w14:paraId="58B2B64B" w14:textId="77777777" w:rsidR="00B26AFC" w:rsidRPr="008A2035" w:rsidRDefault="00B26AFC" w:rsidP="00A51ACF">
            <w:pPr>
              <w:suppressAutoHyphens/>
              <w:rPr>
                <w:rFonts w:asciiTheme="minorHAnsi" w:hAnsiTheme="minorHAnsi" w:cstheme="minorHAnsi"/>
              </w:rPr>
            </w:pPr>
          </w:p>
        </w:tc>
        <w:tc>
          <w:tcPr>
            <w:tcW w:w="0" w:type="auto"/>
          </w:tcPr>
          <w:p w14:paraId="5B0853BB" w14:textId="77777777" w:rsidR="00B26AFC" w:rsidRPr="008A2035" w:rsidRDefault="00B26AFC" w:rsidP="00A51ACF">
            <w:pPr>
              <w:suppressAutoHyphens/>
              <w:rPr>
                <w:rFonts w:asciiTheme="minorHAnsi" w:hAnsiTheme="minorHAnsi" w:cstheme="minorHAnsi"/>
              </w:rPr>
            </w:pPr>
          </w:p>
        </w:tc>
        <w:tc>
          <w:tcPr>
            <w:tcW w:w="0" w:type="auto"/>
          </w:tcPr>
          <w:p w14:paraId="698109C4" w14:textId="77777777" w:rsidR="00B26AFC" w:rsidRPr="008A2035" w:rsidRDefault="00B26AFC" w:rsidP="00A51ACF">
            <w:pPr>
              <w:suppressAutoHyphens/>
              <w:rPr>
                <w:rFonts w:asciiTheme="minorHAnsi" w:hAnsiTheme="minorHAnsi" w:cstheme="minorHAnsi"/>
              </w:rPr>
            </w:pPr>
          </w:p>
        </w:tc>
        <w:tc>
          <w:tcPr>
            <w:tcW w:w="0" w:type="auto"/>
          </w:tcPr>
          <w:p w14:paraId="1660A66E" w14:textId="77777777" w:rsidR="00B26AFC" w:rsidRPr="008A2035" w:rsidRDefault="00B26AFC" w:rsidP="00A51ACF">
            <w:pPr>
              <w:suppressAutoHyphens/>
              <w:rPr>
                <w:rFonts w:asciiTheme="minorHAnsi" w:hAnsiTheme="minorHAnsi" w:cstheme="minorHAnsi"/>
              </w:rPr>
            </w:pPr>
            <w:r w:rsidRPr="008A2035">
              <w:rPr>
                <w:rFonts w:asciiTheme="minorHAnsi" w:hAnsiTheme="minorHAnsi" w:cstheme="minorHAnsi"/>
              </w:rPr>
              <w:t>Autenticidade</w:t>
            </w:r>
          </w:p>
        </w:tc>
        <w:tc>
          <w:tcPr>
            <w:tcW w:w="0" w:type="auto"/>
          </w:tcPr>
          <w:p w14:paraId="14DD97F7" w14:textId="77777777" w:rsidR="00B26AFC" w:rsidRPr="008A2035" w:rsidRDefault="00B26AFC" w:rsidP="00A51ACF">
            <w:pPr>
              <w:suppressAutoHyphens/>
              <w:rPr>
                <w:rFonts w:asciiTheme="minorHAnsi" w:hAnsiTheme="minorHAnsi" w:cstheme="minorHAnsi"/>
              </w:rPr>
            </w:pPr>
          </w:p>
        </w:tc>
      </w:tr>
      <w:tr w:rsidR="00B26AFC" w:rsidRPr="008A2035" w14:paraId="61E23ADA" w14:textId="77777777" w:rsidTr="002954FA">
        <w:tc>
          <w:tcPr>
            <w:tcW w:w="0" w:type="auto"/>
            <w:vMerge/>
          </w:tcPr>
          <w:p w14:paraId="0146271C" w14:textId="77777777" w:rsidR="00B26AFC" w:rsidRPr="008A2035" w:rsidRDefault="00B26AFC" w:rsidP="00A51ACF">
            <w:pPr>
              <w:suppressAutoHyphens/>
              <w:rPr>
                <w:rFonts w:asciiTheme="minorHAnsi" w:hAnsiTheme="minorHAnsi" w:cstheme="minorHAnsi"/>
              </w:rPr>
            </w:pPr>
          </w:p>
        </w:tc>
        <w:tc>
          <w:tcPr>
            <w:tcW w:w="0" w:type="auto"/>
          </w:tcPr>
          <w:p w14:paraId="7B571690" w14:textId="77777777" w:rsidR="00B26AFC" w:rsidRPr="008A2035" w:rsidRDefault="00B26AFC" w:rsidP="00A51ACF">
            <w:pPr>
              <w:suppressAutoHyphens/>
              <w:rPr>
                <w:rFonts w:asciiTheme="minorHAnsi" w:hAnsiTheme="minorHAnsi" w:cstheme="minorHAnsi"/>
              </w:rPr>
            </w:pPr>
          </w:p>
        </w:tc>
        <w:tc>
          <w:tcPr>
            <w:tcW w:w="0" w:type="auto"/>
          </w:tcPr>
          <w:p w14:paraId="570997C3" w14:textId="77777777" w:rsidR="00B26AFC" w:rsidRPr="008A2035" w:rsidRDefault="00B26AFC" w:rsidP="00A51ACF">
            <w:pPr>
              <w:suppressAutoHyphens/>
              <w:rPr>
                <w:rFonts w:asciiTheme="minorHAnsi" w:hAnsiTheme="minorHAnsi" w:cstheme="minorHAnsi"/>
              </w:rPr>
            </w:pPr>
          </w:p>
        </w:tc>
        <w:tc>
          <w:tcPr>
            <w:tcW w:w="0" w:type="auto"/>
          </w:tcPr>
          <w:p w14:paraId="260FE630" w14:textId="77777777" w:rsidR="00B26AFC" w:rsidRPr="008A2035" w:rsidRDefault="00B26AFC" w:rsidP="00A51ACF">
            <w:pPr>
              <w:suppressAutoHyphens/>
              <w:rPr>
                <w:rFonts w:asciiTheme="minorHAnsi" w:hAnsiTheme="minorHAnsi" w:cstheme="minorHAnsi"/>
              </w:rPr>
            </w:pPr>
          </w:p>
        </w:tc>
        <w:tc>
          <w:tcPr>
            <w:tcW w:w="0" w:type="auto"/>
          </w:tcPr>
          <w:p w14:paraId="4AFE8AD1" w14:textId="77777777" w:rsidR="00B26AFC" w:rsidRPr="008A2035" w:rsidRDefault="00B26AFC" w:rsidP="00A51ACF">
            <w:pPr>
              <w:suppressAutoHyphens/>
              <w:rPr>
                <w:rFonts w:asciiTheme="minorHAnsi" w:hAnsiTheme="minorHAnsi" w:cstheme="minorHAnsi"/>
              </w:rPr>
            </w:pPr>
          </w:p>
        </w:tc>
        <w:tc>
          <w:tcPr>
            <w:tcW w:w="0" w:type="auto"/>
          </w:tcPr>
          <w:p w14:paraId="2220436D" w14:textId="77777777" w:rsidR="00B26AFC" w:rsidRPr="008A2035" w:rsidRDefault="00B26AFC" w:rsidP="00A51ACF">
            <w:pPr>
              <w:suppressAutoHyphens/>
              <w:rPr>
                <w:rFonts w:asciiTheme="minorHAnsi" w:hAnsiTheme="minorHAnsi" w:cstheme="minorHAnsi"/>
              </w:rPr>
            </w:pPr>
            <w:r w:rsidRPr="008A2035">
              <w:rPr>
                <w:rFonts w:asciiTheme="minorHAnsi" w:hAnsiTheme="minorHAnsi" w:cstheme="minorHAnsi"/>
              </w:rPr>
              <w:t>Competência</w:t>
            </w:r>
          </w:p>
        </w:tc>
        <w:tc>
          <w:tcPr>
            <w:tcW w:w="0" w:type="auto"/>
          </w:tcPr>
          <w:p w14:paraId="4AC77BB9" w14:textId="77777777" w:rsidR="00B26AFC" w:rsidRPr="008A2035" w:rsidRDefault="00B26AFC" w:rsidP="00A51ACF">
            <w:pPr>
              <w:suppressAutoHyphens/>
              <w:rPr>
                <w:rFonts w:asciiTheme="minorHAnsi" w:hAnsiTheme="minorHAnsi" w:cstheme="minorHAnsi"/>
              </w:rPr>
            </w:pPr>
          </w:p>
        </w:tc>
      </w:tr>
      <w:tr w:rsidR="00B26AFC" w:rsidRPr="008A2035" w14:paraId="08F5F509" w14:textId="77777777" w:rsidTr="002954FA">
        <w:tc>
          <w:tcPr>
            <w:tcW w:w="0" w:type="auto"/>
            <w:vMerge/>
          </w:tcPr>
          <w:p w14:paraId="3EF8A472" w14:textId="77777777" w:rsidR="00B26AFC" w:rsidRPr="008A2035" w:rsidRDefault="00B26AFC" w:rsidP="00A51ACF">
            <w:pPr>
              <w:suppressAutoHyphens/>
              <w:rPr>
                <w:rFonts w:asciiTheme="minorHAnsi" w:hAnsiTheme="minorHAnsi" w:cstheme="minorHAnsi"/>
              </w:rPr>
            </w:pPr>
          </w:p>
        </w:tc>
        <w:tc>
          <w:tcPr>
            <w:tcW w:w="0" w:type="auto"/>
          </w:tcPr>
          <w:p w14:paraId="63C98ECA" w14:textId="77777777" w:rsidR="00B26AFC" w:rsidRPr="008A2035" w:rsidRDefault="00B26AFC" w:rsidP="00A51ACF">
            <w:pPr>
              <w:suppressAutoHyphens/>
              <w:rPr>
                <w:rFonts w:asciiTheme="minorHAnsi" w:hAnsiTheme="minorHAnsi" w:cstheme="minorHAnsi"/>
              </w:rPr>
            </w:pPr>
          </w:p>
        </w:tc>
        <w:tc>
          <w:tcPr>
            <w:tcW w:w="0" w:type="auto"/>
          </w:tcPr>
          <w:p w14:paraId="4677D25E" w14:textId="77777777" w:rsidR="00B26AFC" w:rsidRPr="008A2035" w:rsidRDefault="00B26AFC" w:rsidP="00A51ACF">
            <w:pPr>
              <w:suppressAutoHyphens/>
              <w:rPr>
                <w:rFonts w:asciiTheme="minorHAnsi" w:hAnsiTheme="minorHAnsi" w:cstheme="minorHAnsi"/>
              </w:rPr>
            </w:pPr>
          </w:p>
        </w:tc>
        <w:tc>
          <w:tcPr>
            <w:tcW w:w="0" w:type="auto"/>
          </w:tcPr>
          <w:p w14:paraId="7DCE4B11" w14:textId="77777777" w:rsidR="00B26AFC" w:rsidRPr="008A2035" w:rsidRDefault="00B26AFC" w:rsidP="00A51ACF">
            <w:pPr>
              <w:suppressAutoHyphens/>
              <w:rPr>
                <w:rFonts w:asciiTheme="minorHAnsi" w:hAnsiTheme="minorHAnsi" w:cstheme="minorHAnsi"/>
              </w:rPr>
            </w:pPr>
          </w:p>
        </w:tc>
        <w:tc>
          <w:tcPr>
            <w:tcW w:w="0" w:type="auto"/>
          </w:tcPr>
          <w:p w14:paraId="6E22D318" w14:textId="77777777" w:rsidR="00B26AFC" w:rsidRPr="008A2035" w:rsidRDefault="00B26AFC" w:rsidP="00A51ACF">
            <w:pPr>
              <w:suppressAutoHyphens/>
              <w:rPr>
                <w:rFonts w:asciiTheme="minorHAnsi" w:hAnsiTheme="minorHAnsi" w:cstheme="minorHAnsi"/>
              </w:rPr>
            </w:pPr>
          </w:p>
        </w:tc>
        <w:tc>
          <w:tcPr>
            <w:tcW w:w="0" w:type="auto"/>
          </w:tcPr>
          <w:p w14:paraId="49092CBD" w14:textId="77777777" w:rsidR="00B26AFC" w:rsidRPr="008A2035" w:rsidRDefault="00B26AFC" w:rsidP="00A51ACF">
            <w:pPr>
              <w:suppressAutoHyphens/>
              <w:rPr>
                <w:rFonts w:asciiTheme="minorHAnsi" w:hAnsiTheme="minorHAnsi" w:cstheme="minorHAnsi"/>
              </w:rPr>
            </w:pPr>
            <w:r w:rsidRPr="008A2035">
              <w:rPr>
                <w:rFonts w:asciiTheme="minorHAnsi" w:hAnsiTheme="minorHAnsi" w:cstheme="minorHAnsi"/>
              </w:rPr>
              <w:t>Confiança</w:t>
            </w:r>
          </w:p>
        </w:tc>
        <w:tc>
          <w:tcPr>
            <w:tcW w:w="0" w:type="auto"/>
          </w:tcPr>
          <w:p w14:paraId="00063398" w14:textId="77777777" w:rsidR="00B26AFC" w:rsidRPr="008A2035" w:rsidRDefault="00B26AFC" w:rsidP="00A51ACF">
            <w:pPr>
              <w:suppressAutoHyphens/>
              <w:rPr>
                <w:rFonts w:asciiTheme="minorHAnsi" w:hAnsiTheme="minorHAnsi" w:cstheme="minorHAnsi"/>
              </w:rPr>
            </w:pPr>
          </w:p>
        </w:tc>
      </w:tr>
    </w:tbl>
    <w:p w14:paraId="5EC61131" w14:textId="77777777" w:rsidR="00B26AFC" w:rsidRPr="008A2035" w:rsidRDefault="00B26AFC" w:rsidP="00A51ACF">
      <w:pPr>
        <w:suppressAutoHyphens/>
        <w:jc w:val="center"/>
        <w:rPr>
          <w:rFonts w:asciiTheme="minorHAnsi" w:hAnsiTheme="minorHAnsi" w:cstheme="minorHAnsi"/>
        </w:rPr>
      </w:pPr>
      <w:r w:rsidRPr="008A2035">
        <w:rPr>
          <w:rFonts w:asciiTheme="minorHAnsi" w:hAnsiTheme="minorHAnsi" w:cstheme="minorHAnsi"/>
        </w:rPr>
        <w:t>Fonte: Elaboração do autor.</w:t>
      </w:r>
    </w:p>
    <w:p w14:paraId="46AF4239" w14:textId="77777777" w:rsidR="00B26AFC" w:rsidRPr="008A2035" w:rsidRDefault="00B26AFC" w:rsidP="00A51ACF">
      <w:pPr>
        <w:suppressAutoHyphens/>
        <w:ind w:firstLine="709"/>
        <w:jc w:val="both"/>
        <w:rPr>
          <w:rFonts w:asciiTheme="minorHAnsi" w:hAnsiTheme="minorHAnsi" w:cstheme="minorHAnsi"/>
        </w:rPr>
      </w:pPr>
      <w:r w:rsidRPr="008A2035">
        <w:rPr>
          <w:rFonts w:asciiTheme="minorHAnsi" w:hAnsiTheme="minorHAnsi" w:cstheme="minorHAnsi"/>
        </w:rPr>
        <w:t>A coluna ‘Etapa</w:t>
      </w:r>
      <w:r w:rsidRPr="008A2035">
        <w:rPr>
          <w:rFonts w:asciiTheme="minorHAnsi" w:hAnsiTheme="minorHAnsi" w:cstheme="minorHAnsi"/>
          <w:b/>
          <w:bCs/>
        </w:rPr>
        <w:t>’</w:t>
      </w:r>
      <w:r w:rsidRPr="008A2035">
        <w:rPr>
          <w:rFonts w:asciiTheme="minorHAnsi" w:hAnsiTheme="minorHAnsi" w:cstheme="minorHAnsi"/>
        </w:rPr>
        <w:t xml:space="preserve"> identifica cada fase apresentada na seção 2.2 deste artigo; ‘Evento’ se refere a fatos ocorridos ao longo do processo (</w:t>
      </w:r>
      <w:r w:rsidRPr="008A2035">
        <w:rPr>
          <w:rFonts w:asciiTheme="minorHAnsi" w:hAnsiTheme="minorHAnsi" w:cstheme="minorHAnsi"/>
          <w:i/>
          <w:iCs/>
        </w:rPr>
        <w:t>workshops</w:t>
      </w:r>
      <w:r w:rsidRPr="008A2035">
        <w:rPr>
          <w:rFonts w:asciiTheme="minorHAnsi" w:hAnsiTheme="minorHAnsi" w:cstheme="minorHAnsi"/>
        </w:rPr>
        <w:t xml:space="preserve"> e outros); ‘Atividade’ indica o passo-a-passo de cada evento. ‘Fonte do Dado’ se refere àquelas cujo conteúdo foi aproveitado nas definições ou decisões, ou seja, foram excluídas as fontes descartadas durante as atividades.</w:t>
      </w:r>
    </w:p>
    <w:p w14:paraId="7630F427" w14:textId="3318D96F" w:rsidR="00B550FD" w:rsidRPr="008A2035" w:rsidRDefault="00B550FD" w:rsidP="00A51ACF">
      <w:pPr>
        <w:suppressAutoHyphens/>
        <w:ind w:firstLine="709"/>
        <w:jc w:val="both"/>
        <w:rPr>
          <w:rFonts w:asciiTheme="minorHAnsi" w:hAnsiTheme="minorHAnsi" w:cstheme="minorHAnsi"/>
        </w:rPr>
      </w:pPr>
      <w:r w:rsidRPr="008A2035">
        <w:rPr>
          <w:rFonts w:asciiTheme="minorHAnsi" w:hAnsiTheme="minorHAnsi" w:cstheme="minorHAnsi"/>
        </w:rPr>
        <w:t>As categorias das fontes dos dados são: pessoal ou documental, interna ou externa, primária ou secundária.</w:t>
      </w:r>
      <w:r w:rsidR="00E15651" w:rsidRPr="008A2035">
        <w:rPr>
          <w:rFonts w:asciiTheme="minorHAnsi" w:hAnsiTheme="minorHAnsi" w:cstheme="minorHAnsi"/>
        </w:rPr>
        <w:t xml:space="preserve"> </w:t>
      </w:r>
      <w:r w:rsidR="00D30EAF" w:rsidRPr="008A2035">
        <w:rPr>
          <w:rFonts w:asciiTheme="minorHAnsi" w:hAnsiTheme="minorHAnsi" w:cstheme="minorHAnsi"/>
        </w:rPr>
        <w:t>Os valores</w:t>
      </w:r>
      <w:r w:rsidRPr="008A2035">
        <w:rPr>
          <w:rFonts w:asciiTheme="minorHAnsi" w:hAnsiTheme="minorHAnsi" w:cstheme="minorHAnsi"/>
        </w:rPr>
        <w:t xml:space="preserve"> </w:t>
      </w:r>
      <w:r w:rsidR="00D940CF" w:rsidRPr="008A2035">
        <w:rPr>
          <w:rFonts w:asciiTheme="minorHAnsi" w:hAnsiTheme="minorHAnsi" w:cstheme="minorHAnsi"/>
        </w:rPr>
        <w:t>foram</w:t>
      </w:r>
      <w:r w:rsidRPr="008A2035">
        <w:rPr>
          <w:rFonts w:asciiTheme="minorHAnsi" w:hAnsiTheme="minorHAnsi" w:cstheme="minorHAnsi"/>
        </w:rPr>
        <w:t xml:space="preserve"> definid</w:t>
      </w:r>
      <w:r w:rsidR="00D30EAF" w:rsidRPr="008A2035">
        <w:rPr>
          <w:rFonts w:asciiTheme="minorHAnsi" w:hAnsiTheme="minorHAnsi" w:cstheme="minorHAnsi"/>
        </w:rPr>
        <w:t>o</w:t>
      </w:r>
      <w:r w:rsidRPr="008A2035">
        <w:rPr>
          <w:rFonts w:asciiTheme="minorHAnsi" w:hAnsiTheme="minorHAnsi" w:cstheme="minorHAnsi"/>
        </w:rPr>
        <w:t>s da seguinte forma:</w:t>
      </w:r>
    </w:p>
    <w:p w14:paraId="4F136F7B" w14:textId="0C4BBE3B" w:rsidR="00B550FD" w:rsidRPr="008A2035" w:rsidRDefault="00B550FD" w:rsidP="00A51ACF">
      <w:pPr>
        <w:pStyle w:val="PargrafodaLista"/>
        <w:numPr>
          <w:ilvl w:val="0"/>
          <w:numId w:val="11"/>
        </w:numPr>
        <w:suppressAutoHyphens/>
        <w:jc w:val="both"/>
        <w:rPr>
          <w:rFonts w:asciiTheme="minorHAnsi" w:hAnsiTheme="minorHAnsi" w:cstheme="minorHAnsi"/>
        </w:rPr>
      </w:pPr>
      <w:r w:rsidRPr="008A2035">
        <w:rPr>
          <w:rFonts w:asciiTheme="minorHAnsi" w:hAnsiTheme="minorHAnsi" w:cstheme="minorHAnsi"/>
        </w:rPr>
        <w:t xml:space="preserve">A natureza </w:t>
      </w:r>
      <w:r w:rsidR="002C1DEF" w:rsidRPr="008A2035">
        <w:rPr>
          <w:rFonts w:asciiTheme="minorHAnsi" w:hAnsiTheme="minorHAnsi" w:cstheme="minorHAnsi"/>
        </w:rPr>
        <w:t xml:space="preserve">pessoal </w:t>
      </w:r>
      <w:r w:rsidRPr="008A2035">
        <w:rPr>
          <w:rFonts w:asciiTheme="minorHAnsi" w:hAnsiTheme="minorHAnsi" w:cstheme="minorHAnsi"/>
        </w:rPr>
        <w:t xml:space="preserve">se </w:t>
      </w:r>
      <w:r w:rsidR="00356F2D" w:rsidRPr="008A2035">
        <w:rPr>
          <w:rFonts w:asciiTheme="minorHAnsi" w:hAnsiTheme="minorHAnsi" w:cstheme="minorHAnsi"/>
        </w:rPr>
        <w:t>refere a</w:t>
      </w:r>
      <w:r w:rsidRPr="008A2035">
        <w:rPr>
          <w:rFonts w:asciiTheme="minorHAnsi" w:hAnsiTheme="minorHAnsi" w:cstheme="minorHAnsi"/>
        </w:rPr>
        <w:t xml:space="preserve"> pessoas físicas</w:t>
      </w:r>
      <w:r w:rsidR="002C1DEF" w:rsidRPr="008A2035">
        <w:rPr>
          <w:rFonts w:asciiTheme="minorHAnsi" w:hAnsiTheme="minorHAnsi" w:cstheme="minorHAnsi"/>
        </w:rPr>
        <w:t xml:space="preserve"> e a</w:t>
      </w:r>
      <w:r w:rsidRPr="008A2035">
        <w:rPr>
          <w:rFonts w:asciiTheme="minorHAnsi" w:hAnsiTheme="minorHAnsi" w:cstheme="minorHAnsi"/>
        </w:rPr>
        <w:t xml:space="preserve"> documental a registros escritos.</w:t>
      </w:r>
    </w:p>
    <w:p w14:paraId="37A8B081" w14:textId="51A4E595" w:rsidR="00B550FD" w:rsidRPr="008A2035" w:rsidRDefault="00B550FD" w:rsidP="00A51ACF">
      <w:pPr>
        <w:pStyle w:val="PargrafodaLista"/>
        <w:numPr>
          <w:ilvl w:val="0"/>
          <w:numId w:val="11"/>
        </w:numPr>
        <w:suppressAutoHyphens/>
        <w:jc w:val="both"/>
        <w:rPr>
          <w:rFonts w:asciiTheme="minorHAnsi" w:hAnsiTheme="minorHAnsi" w:cstheme="minorHAnsi"/>
        </w:rPr>
      </w:pPr>
      <w:r w:rsidRPr="008A2035">
        <w:rPr>
          <w:rFonts w:asciiTheme="minorHAnsi" w:hAnsiTheme="minorHAnsi" w:cstheme="minorHAnsi"/>
        </w:rPr>
        <w:t xml:space="preserve">O ambiente </w:t>
      </w:r>
      <w:r w:rsidR="005E5709" w:rsidRPr="008A2035">
        <w:rPr>
          <w:rFonts w:asciiTheme="minorHAnsi" w:hAnsiTheme="minorHAnsi" w:cstheme="minorHAnsi"/>
        </w:rPr>
        <w:t>é</w:t>
      </w:r>
      <w:r w:rsidRPr="008A2035">
        <w:rPr>
          <w:rFonts w:asciiTheme="minorHAnsi" w:hAnsiTheme="minorHAnsi" w:cstheme="minorHAnsi"/>
        </w:rPr>
        <w:t xml:space="preserve"> intern</w:t>
      </w:r>
      <w:r w:rsidR="00DB3264" w:rsidRPr="008A2035">
        <w:rPr>
          <w:rFonts w:asciiTheme="minorHAnsi" w:hAnsiTheme="minorHAnsi" w:cstheme="minorHAnsi"/>
        </w:rPr>
        <w:t>o</w:t>
      </w:r>
      <w:r w:rsidR="005E5709" w:rsidRPr="008A2035">
        <w:rPr>
          <w:rFonts w:asciiTheme="minorHAnsi" w:hAnsiTheme="minorHAnsi" w:cstheme="minorHAnsi"/>
        </w:rPr>
        <w:t xml:space="preserve"> </w:t>
      </w:r>
      <w:r w:rsidR="00574E4D" w:rsidRPr="008A2035">
        <w:rPr>
          <w:rFonts w:asciiTheme="minorHAnsi" w:hAnsiTheme="minorHAnsi" w:cstheme="minorHAnsi"/>
        </w:rPr>
        <w:t xml:space="preserve">quando </w:t>
      </w:r>
      <w:r w:rsidR="005E5709" w:rsidRPr="008A2035">
        <w:rPr>
          <w:rFonts w:asciiTheme="minorHAnsi" w:hAnsiTheme="minorHAnsi" w:cstheme="minorHAnsi"/>
        </w:rPr>
        <w:t xml:space="preserve">os dados </w:t>
      </w:r>
      <w:r w:rsidR="00574E4D" w:rsidRPr="008A2035">
        <w:rPr>
          <w:rFonts w:asciiTheme="minorHAnsi" w:hAnsiTheme="minorHAnsi" w:cstheme="minorHAnsi"/>
        </w:rPr>
        <w:t xml:space="preserve">são produzidos nos limites da organização em </w:t>
      </w:r>
      <w:r w:rsidR="005E5709" w:rsidRPr="008A2035">
        <w:rPr>
          <w:rFonts w:asciiTheme="minorHAnsi" w:hAnsiTheme="minorHAnsi" w:cstheme="minorHAnsi"/>
        </w:rPr>
        <w:t>estudo e</w:t>
      </w:r>
      <w:r w:rsidRPr="008A2035">
        <w:rPr>
          <w:rFonts w:asciiTheme="minorHAnsi" w:hAnsiTheme="minorHAnsi" w:cstheme="minorHAnsi"/>
        </w:rPr>
        <w:t xml:space="preserve"> extern</w:t>
      </w:r>
      <w:r w:rsidR="00DB3264" w:rsidRPr="008A2035">
        <w:rPr>
          <w:rFonts w:asciiTheme="minorHAnsi" w:hAnsiTheme="minorHAnsi" w:cstheme="minorHAnsi"/>
        </w:rPr>
        <w:t>o</w:t>
      </w:r>
      <w:r w:rsidR="000421A3" w:rsidRPr="008A2035">
        <w:rPr>
          <w:rFonts w:asciiTheme="minorHAnsi" w:hAnsiTheme="minorHAnsi" w:cstheme="minorHAnsi"/>
        </w:rPr>
        <w:t xml:space="preserve"> quando</w:t>
      </w:r>
      <w:r w:rsidRPr="008A2035">
        <w:rPr>
          <w:rFonts w:asciiTheme="minorHAnsi" w:hAnsiTheme="minorHAnsi" w:cstheme="minorHAnsi"/>
        </w:rPr>
        <w:t xml:space="preserve"> excede </w:t>
      </w:r>
      <w:r w:rsidR="005E5709" w:rsidRPr="008A2035">
        <w:rPr>
          <w:rFonts w:asciiTheme="minorHAnsi" w:hAnsiTheme="minorHAnsi" w:cstheme="minorHAnsi"/>
        </w:rPr>
        <w:t xml:space="preserve">suas </w:t>
      </w:r>
      <w:r w:rsidRPr="008A2035">
        <w:rPr>
          <w:rFonts w:asciiTheme="minorHAnsi" w:hAnsiTheme="minorHAnsi" w:cstheme="minorHAnsi"/>
        </w:rPr>
        <w:t>fronteiras.</w:t>
      </w:r>
    </w:p>
    <w:p w14:paraId="5D881124" w14:textId="25110E03" w:rsidR="00B550FD" w:rsidRPr="008A2035" w:rsidRDefault="00B550FD" w:rsidP="00A51ACF">
      <w:pPr>
        <w:pStyle w:val="PargrafodaLista"/>
        <w:numPr>
          <w:ilvl w:val="0"/>
          <w:numId w:val="11"/>
        </w:numPr>
        <w:suppressAutoHyphens/>
        <w:jc w:val="both"/>
        <w:rPr>
          <w:rFonts w:asciiTheme="minorHAnsi" w:hAnsiTheme="minorHAnsi" w:cstheme="minorHAnsi"/>
        </w:rPr>
      </w:pPr>
      <w:r w:rsidRPr="008A2035">
        <w:rPr>
          <w:rFonts w:asciiTheme="minorHAnsi" w:hAnsiTheme="minorHAnsi" w:cstheme="minorHAnsi"/>
        </w:rPr>
        <w:t>O grau primário</w:t>
      </w:r>
      <w:r w:rsidR="000421A3" w:rsidRPr="008A2035">
        <w:rPr>
          <w:rFonts w:asciiTheme="minorHAnsi" w:hAnsiTheme="minorHAnsi" w:cstheme="minorHAnsi"/>
        </w:rPr>
        <w:t xml:space="preserve"> </w:t>
      </w:r>
      <w:r w:rsidR="00422F9A" w:rsidRPr="008A2035">
        <w:rPr>
          <w:rFonts w:asciiTheme="minorHAnsi" w:hAnsiTheme="minorHAnsi" w:cstheme="minorHAnsi"/>
        </w:rPr>
        <w:t>indic</w:t>
      </w:r>
      <w:r w:rsidR="000421A3" w:rsidRPr="008A2035">
        <w:rPr>
          <w:rFonts w:asciiTheme="minorHAnsi" w:hAnsiTheme="minorHAnsi" w:cstheme="minorHAnsi"/>
        </w:rPr>
        <w:t>a dados obtid</w:t>
      </w:r>
      <w:r w:rsidR="0089689C" w:rsidRPr="008A2035">
        <w:rPr>
          <w:rFonts w:asciiTheme="minorHAnsi" w:hAnsiTheme="minorHAnsi" w:cstheme="minorHAnsi"/>
        </w:rPr>
        <w:t>o</w:t>
      </w:r>
      <w:r w:rsidR="000421A3" w:rsidRPr="008A2035">
        <w:rPr>
          <w:rFonts w:asciiTheme="minorHAnsi" w:hAnsiTheme="minorHAnsi" w:cstheme="minorHAnsi"/>
        </w:rPr>
        <w:t>s em sua forma original, sem interpretações</w:t>
      </w:r>
      <w:r w:rsidR="003A1694" w:rsidRPr="008A2035">
        <w:rPr>
          <w:rFonts w:asciiTheme="minorHAnsi" w:hAnsiTheme="minorHAnsi" w:cstheme="minorHAnsi"/>
        </w:rPr>
        <w:t>;</w:t>
      </w:r>
      <w:r w:rsidRPr="008A2035">
        <w:rPr>
          <w:rFonts w:asciiTheme="minorHAnsi" w:hAnsiTheme="minorHAnsi" w:cstheme="minorHAnsi"/>
        </w:rPr>
        <w:t xml:space="preserve"> </w:t>
      </w:r>
      <w:r w:rsidR="003A1694" w:rsidRPr="008A2035">
        <w:rPr>
          <w:rFonts w:asciiTheme="minorHAnsi" w:hAnsiTheme="minorHAnsi" w:cstheme="minorHAnsi"/>
        </w:rPr>
        <w:t xml:space="preserve">o </w:t>
      </w:r>
      <w:r w:rsidRPr="008A2035">
        <w:rPr>
          <w:rFonts w:asciiTheme="minorHAnsi" w:hAnsiTheme="minorHAnsi" w:cstheme="minorHAnsi"/>
        </w:rPr>
        <w:t>secundário</w:t>
      </w:r>
      <w:r w:rsidR="003A1694" w:rsidRPr="008A2035">
        <w:rPr>
          <w:rFonts w:asciiTheme="minorHAnsi" w:hAnsiTheme="minorHAnsi" w:cstheme="minorHAnsi"/>
        </w:rPr>
        <w:t xml:space="preserve"> indica dados</w:t>
      </w:r>
      <w:r w:rsidRPr="008A2035">
        <w:rPr>
          <w:rFonts w:asciiTheme="minorHAnsi" w:hAnsiTheme="minorHAnsi" w:cstheme="minorHAnsi"/>
        </w:rPr>
        <w:t xml:space="preserve"> tratado</w:t>
      </w:r>
      <w:r w:rsidR="003A1694" w:rsidRPr="008A2035">
        <w:rPr>
          <w:rFonts w:asciiTheme="minorHAnsi" w:hAnsiTheme="minorHAnsi" w:cstheme="minorHAnsi"/>
        </w:rPr>
        <w:t>s</w:t>
      </w:r>
      <w:r w:rsidRPr="008A2035">
        <w:rPr>
          <w:rFonts w:asciiTheme="minorHAnsi" w:hAnsiTheme="minorHAnsi" w:cstheme="minorHAnsi"/>
        </w:rPr>
        <w:t xml:space="preserve"> por intermediário</w:t>
      </w:r>
      <w:r w:rsidR="00B076DF" w:rsidRPr="008A2035">
        <w:rPr>
          <w:rFonts w:asciiTheme="minorHAnsi" w:hAnsiTheme="minorHAnsi" w:cstheme="minorHAnsi"/>
        </w:rPr>
        <w:t>s</w:t>
      </w:r>
      <w:r w:rsidR="003A1694" w:rsidRPr="008A2035">
        <w:rPr>
          <w:rFonts w:asciiTheme="minorHAnsi" w:hAnsiTheme="minorHAnsi" w:cstheme="minorHAnsi"/>
        </w:rPr>
        <w:t>, de algum modo</w:t>
      </w:r>
      <w:r w:rsidRPr="008A2035">
        <w:rPr>
          <w:rFonts w:asciiTheme="minorHAnsi" w:hAnsiTheme="minorHAnsi" w:cstheme="minorHAnsi"/>
        </w:rPr>
        <w:t>.</w:t>
      </w:r>
    </w:p>
    <w:p w14:paraId="48066878" w14:textId="076716EF" w:rsidR="00B550FD" w:rsidRPr="008A2035" w:rsidRDefault="00B550FD" w:rsidP="00A51ACF">
      <w:pPr>
        <w:suppressAutoHyphens/>
        <w:ind w:firstLine="709"/>
        <w:jc w:val="both"/>
        <w:rPr>
          <w:rFonts w:asciiTheme="minorHAnsi" w:hAnsiTheme="minorHAnsi" w:cstheme="minorHAnsi"/>
        </w:rPr>
      </w:pPr>
      <w:r w:rsidRPr="008A2035">
        <w:rPr>
          <w:rFonts w:asciiTheme="minorHAnsi" w:hAnsiTheme="minorHAnsi" w:cstheme="minorHAnsi"/>
        </w:rPr>
        <w:t xml:space="preserve">Os atributos </w:t>
      </w:r>
      <w:r w:rsidR="00C954EC" w:rsidRPr="008A2035">
        <w:rPr>
          <w:rFonts w:asciiTheme="minorHAnsi" w:hAnsiTheme="minorHAnsi" w:cstheme="minorHAnsi"/>
        </w:rPr>
        <w:t xml:space="preserve">de credibilidade </w:t>
      </w:r>
      <w:r w:rsidR="00EE239C" w:rsidRPr="008A2035">
        <w:rPr>
          <w:rFonts w:asciiTheme="minorHAnsi" w:hAnsiTheme="minorHAnsi" w:cstheme="minorHAnsi"/>
        </w:rPr>
        <w:t>foram</w:t>
      </w:r>
      <w:r w:rsidRPr="008A2035">
        <w:rPr>
          <w:rFonts w:asciiTheme="minorHAnsi" w:hAnsiTheme="minorHAnsi" w:cstheme="minorHAnsi"/>
        </w:rPr>
        <w:t xml:space="preserve"> </w:t>
      </w:r>
      <w:r w:rsidR="004F7479" w:rsidRPr="008A2035">
        <w:rPr>
          <w:rFonts w:asciiTheme="minorHAnsi" w:hAnsiTheme="minorHAnsi" w:cstheme="minorHAnsi"/>
        </w:rPr>
        <w:t xml:space="preserve">valorados em uma escala </w:t>
      </w:r>
      <w:proofErr w:type="spellStart"/>
      <w:r w:rsidR="004F7479" w:rsidRPr="008A2035">
        <w:rPr>
          <w:rFonts w:asciiTheme="minorHAnsi" w:hAnsiTheme="minorHAnsi" w:cstheme="minorHAnsi"/>
          <w:i/>
          <w:iCs/>
        </w:rPr>
        <w:t>likert</w:t>
      </w:r>
      <w:proofErr w:type="spellEnd"/>
      <w:r w:rsidR="004F7479" w:rsidRPr="008A2035">
        <w:rPr>
          <w:rFonts w:asciiTheme="minorHAnsi" w:hAnsiTheme="minorHAnsi" w:cstheme="minorHAnsi"/>
        </w:rPr>
        <w:t xml:space="preserve"> de zero a quatro</w:t>
      </w:r>
      <w:r w:rsidRPr="008A2035">
        <w:rPr>
          <w:rFonts w:asciiTheme="minorHAnsi" w:hAnsiTheme="minorHAnsi" w:cstheme="minorHAnsi"/>
        </w:rPr>
        <w:t xml:space="preserve"> considerando as seguintes indagações:</w:t>
      </w:r>
    </w:p>
    <w:p w14:paraId="38E2ADFE" w14:textId="003FABFC" w:rsidR="00B550FD" w:rsidRPr="008A2035" w:rsidRDefault="00B550FD" w:rsidP="00A51ACF">
      <w:pPr>
        <w:pStyle w:val="PargrafodaLista"/>
        <w:numPr>
          <w:ilvl w:val="0"/>
          <w:numId w:val="11"/>
        </w:numPr>
        <w:suppressAutoHyphens/>
        <w:jc w:val="both"/>
        <w:rPr>
          <w:rFonts w:asciiTheme="minorHAnsi" w:hAnsiTheme="minorHAnsi" w:cstheme="minorHAnsi"/>
        </w:rPr>
      </w:pPr>
      <w:r w:rsidRPr="008A2035">
        <w:rPr>
          <w:rFonts w:asciiTheme="minorHAnsi" w:hAnsiTheme="minorHAnsi" w:cstheme="minorHAnsi"/>
        </w:rPr>
        <w:t xml:space="preserve">Autenticidade: O dado provém da fonte presumida? Ela é </w:t>
      </w:r>
      <w:r w:rsidR="008E240B" w:rsidRPr="008A2035">
        <w:rPr>
          <w:rFonts w:asciiTheme="minorHAnsi" w:hAnsiTheme="minorHAnsi" w:cstheme="minorHAnsi"/>
        </w:rPr>
        <w:t xml:space="preserve">a </w:t>
      </w:r>
      <w:r w:rsidRPr="008A2035">
        <w:rPr>
          <w:rFonts w:asciiTheme="minorHAnsi" w:hAnsiTheme="minorHAnsi" w:cstheme="minorHAnsi"/>
        </w:rPr>
        <w:t>fonte primária do dado?</w:t>
      </w:r>
    </w:p>
    <w:p w14:paraId="6B39C06A" w14:textId="7894B023" w:rsidR="00B550FD" w:rsidRPr="008A2035" w:rsidRDefault="00B550FD" w:rsidP="00A51ACF">
      <w:pPr>
        <w:pStyle w:val="PargrafodaLista"/>
        <w:numPr>
          <w:ilvl w:val="0"/>
          <w:numId w:val="11"/>
        </w:numPr>
        <w:suppressAutoHyphens/>
        <w:jc w:val="both"/>
        <w:rPr>
          <w:rFonts w:asciiTheme="minorHAnsi" w:hAnsiTheme="minorHAnsi" w:cstheme="minorHAnsi"/>
        </w:rPr>
      </w:pPr>
      <w:r w:rsidRPr="008A2035">
        <w:rPr>
          <w:rFonts w:asciiTheme="minorHAnsi" w:hAnsiTheme="minorHAnsi" w:cstheme="minorHAnsi"/>
        </w:rPr>
        <w:t xml:space="preserve">Competência: A fonte está habilitada a perceber, memorizar e descrever o objeto do dado? </w:t>
      </w:r>
      <w:r w:rsidR="00256081" w:rsidRPr="008A2035">
        <w:rPr>
          <w:rFonts w:asciiTheme="minorHAnsi" w:hAnsiTheme="minorHAnsi" w:cstheme="minorHAnsi"/>
        </w:rPr>
        <w:t>Em que</w:t>
      </w:r>
      <w:r w:rsidRPr="008A2035">
        <w:rPr>
          <w:rFonts w:asciiTheme="minorHAnsi" w:hAnsiTheme="minorHAnsi" w:cstheme="minorHAnsi"/>
        </w:rPr>
        <w:t xml:space="preserve"> condições </w:t>
      </w:r>
      <w:r w:rsidR="006E6FFD" w:rsidRPr="008A2035">
        <w:rPr>
          <w:rFonts w:asciiTheme="minorHAnsi" w:hAnsiTheme="minorHAnsi" w:cstheme="minorHAnsi"/>
        </w:rPr>
        <w:t xml:space="preserve">de </w:t>
      </w:r>
      <w:r w:rsidR="005F0A8D" w:rsidRPr="008A2035">
        <w:rPr>
          <w:rFonts w:asciiTheme="minorHAnsi" w:hAnsiTheme="minorHAnsi" w:cstheme="minorHAnsi"/>
        </w:rPr>
        <w:t xml:space="preserve">qualidade e </w:t>
      </w:r>
      <w:r w:rsidR="006E6FFD" w:rsidRPr="008A2035">
        <w:rPr>
          <w:rFonts w:asciiTheme="minorHAnsi" w:hAnsiTheme="minorHAnsi" w:cstheme="minorHAnsi"/>
        </w:rPr>
        <w:t xml:space="preserve">integridade </w:t>
      </w:r>
      <w:r w:rsidR="00256081" w:rsidRPr="008A2035">
        <w:rPr>
          <w:rFonts w:asciiTheme="minorHAnsi" w:hAnsiTheme="minorHAnsi" w:cstheme="minorHAnsi"/>
        </w:rPr>
        <w:t>o</w:t>
      </w:r>
      <w:r w:rsidR="00A43DDF" w:rsidRPr="008A2035">
        <w:rPr>
          <w:rFonts w:asciiTheme="minorHAnsi" w:hAnsiTheme="minorHAnsi" w:cstheme="minorHAnsi"/>
        </w:rPr>
        <w:t>s</w:t>
      </w:r>
      <w:r w:rsidR="00256081" w:rsidRPr="008A2035">
        <w:rPr>
          <w:rFonts w:asciiTheme="minorHAnsi" w:hAnsiTheme="minorHAnsi" w:cstheme="minorHAnsi"/>
        </w:rPr>
        <w:t xml:space="preserve"> dados foram </w:t>
      </w:r>
      <w:r w:rsidRPr="008A2035">
        <w:rPr>
          <w:rFonts w:asciiTheme="minorHAnsi" w:hAnsiTheme="minorHAnsi" w:cstheme="minorHAnsi"/>
        </w:rPr>
        <w:t>obt</w:t>
      </w:r>
      <w:r w:rsidR="00256081" w:rsidRPr="008A2035">
        <w:rPr>
          <w:rFonts w:asciiTheme="minorHAnsi" w:hAnsiTheme="minorHAnsi" w:cstheme="minorHAnsi"/>
        </w:rPr>
        <w:t>idos</w:t>
      </w:r>
      <w:r w:rsidRPr="008A2035">
        <w:rPr>
          <w:rFonts w:asciiTheme="minorHAnsi" w:hAnsiTheme="minorHAnsi" w:cstheme="minorHAnsi"/>
        </w:rPr>
        <w:t>?</w:t>
      </w:r>
    </w:p>
    <w:p w14:paraId="219785DD" w14:textId="5F70657B" w:rsidR="00B550FD" w:rsidRPr="008A2035" w:rsidRDefault="00B550FD" w:rsidP="00A51ACF">
      <w:pPr>
        <w:pStyle w:val="PargrafodaLista"/>
        <w:numPr>
          <w:ilvl w:val="0"/>
          <w:numId w:val="11"/>
        </w:numPr>
        <w:suppressAutoHyphens/>
        <w:jc w:val="both"/>
        <w:rPr>
          <w:rFonts w:asciiTheme="minorHAnsi" w:hAnsiTheme="minorHAnsi" w:cstheme="minorHAnsi"/>
        </w:rPr>
      </w:pPr>
      <w:r w:rsidRPr="008A2035">
        <w:rPr>
          <w:rFonts w:asciiTheme="minorHAnsi" w:hAnsiTheme="minorHAnsi" w:cstheme="minorHAnsi"/>
        </w:rPr>
        <w:lastRenderedPageBreak/>
        <w:t>Confiança: Qual o interesse da fonte em fornecer o dado? Há antecedentes conhecidos acerca da confiabilidade dos dados fornecidos p</w:t>
      </w:r>
      <w:r w:rsidR="00990A62" w:rsidRPr="008A2035">
        <w:rPr>
          <w:rFonts w:asciiTheme="minorHAnsi" w:hAnsiTheme="minorHAnsi" w:cstheme="minorHAnsi"/>
        </w:rPr>
        <w:t>el</w:t>
      </w:r>
      <w:r w:rsidRPr="008A2035">
        <w:rPr>
          <w:rFonts w:asciiTheme="minorHAnsi" w:hAnsiTheme="minorHAnsi" w:cstheme="minorHAnsi"/>
        </w:rPr>
        <w:t>a fonte?</w:t>
      </w:r>
    </w:p>
    <w:p w14:paraId="6D3F9409" w14:textId="7F8E6C70" w:rsidR="006305DD" w:rsidRPr="008A2035" w:rsidRDefault="006305DD" w:rsidP="00A51ACF">
      <w:pPr>
        <w:pStyle w:val="Ttulo1"/>
        <w:numPr>
          <w:ilvl w:val="0"/>
          <w:numId w:val="17"/>
        </w:numPr>
        <w:spacing w:line="240" w:lineRule="auto"/>
        <w:ind w:hanging="720"/>
        <w:rPr>
          <w:rFonts w:asciiTheme="minorHAnsi" w:hAnsiTheme="minorHAnsi" w:cstheme="minorHAnsi"/>
        </w:rPr>
      </w:pPr>
      <w:bookmarkStart w:id="40" w:name="_Toc79094264"/>
      <w:bookmarkStart w:id="41" w:name="_Toc143370567"/>
      <w:r w:rsidRPr="008A2035">
        <w:rPr>
          <w:rFonts w:asciiTheme="minorHAnsi" w:hAnsiTheme="minorHAnsi" w:cstheme="minorHAnsi"/>
        </w:rPr>
        <w:t xml:space="preserve">Resultados e </w:t>
      </w:r>
      <w:r w:rsidR="00AB28A3" w:rsidRPr="008A2035">
        <w:rPr>
          <w:rFonts w:asciiTheme="minorHAnsi" w:hAnsiTheme="minorHAnsi" w:cstheme="minorHAnsi"/>
        </w:rPr>
        <w:t>a</w:t>
      </w:r>
      <w:r w:rsidRPr="008A2035">
        <w:rPr>
          <w:rFonts w:asciiTheme="minorHAnsi" w:hAnsiTheme="minorHAnsi" w:cstheme="minorHAnsi"/>
        </w:rPr>
        <w:t>nálise</w:t>
      </w:r>
      <w:bookmarkEnd w:id="40"/>
      <w:bookmarkEnd w:id="41"/>
    </w:p>
    <w:p w14:paraId="4168ACEE" w14:textId="0A4C6B05" w:rsidR="007B5FC2" w:rsidRPr="008A2035" w:rsidRDefault="009D13F0" w:rsidP="00A51ACF">
      <w:pPr>
        <w:suppressAutoHyphens/>
        <w:ind w:firstLine="709"/>
        <w:jc w:val="both"/>
        <w:rPr>
          <w:rFonts w:asciiTheme="minorHAnsi" w:hAnsiTheme="minorHAnsi" w:cstheme="minorHAnsi"/>
        </w:rPr>
      </w:pPr>
      <w:r w:rsidRPr="008A2035">
        <w:rPr>
          <w:rFonts w:asciiTheme="minorHAnsi" w:hAnsiTheme="minorHAnsi" w:cstheme="minorHAnsi"/>
        </w:rPr>
        <w:t xml:space="preserve">Os dados extraídos da documentação </w:t>
      </w:r>
      <w:r w:rsidR="00783770" w:rsidRPr="008A2035">
        <w:rPr>
          <w:rFonts w:asciiTheme="minorHAnsi" w:hAnsiTheme="minorHAnsi" w:cstheme="minorHAnsi"/>
        </w:rPr>
        <w:t xml:space="preserve">e do estudo de caso </w:t>
      </w:r>
      <w:r w:rsidRPr="008A2035">
        <w:rPr>
          <w:rFonts w:asciiTheme="minorHAnsi" w:hAnsiTheme="minorHAnsi" w:cstheme="minorHAnsi"/>
        </w:rPr>
        <w:t>foram examinados</w:t>
      </w:r>
      <w:r w:rsidR="00783770" w:rsidRPr="008A2035">
        <w:rPr>
          <w:rFonts w:asciiTheme="minorHAnsi" w:hAnsiTheme="minorHAnsi" w:cstheme="minorHAnsi"/>
        </w:rPr>
        <w:t xml:space="preserve"> </w:t>
      </w:r>
      <w:r w:rsidR="0028619A" w:rsidRPr="008A2035">
        <w:rPr>
          <w:rFonts w:asciiTheme="minorHAnsi" w:hAnsiTheme="minorHAnsi" w:cstheme="minorHAnsi"/>
        </w:rPr>
        <w:t>metódica e minuciosam</w:t>
      </w:r>
      <w:r w:rsidR="00783770" w:rsidRPr="008A2035">
        <w:rPr>
          <w:rFonts w:asciiTheme="minorHAnsi" w:hAnsiTheme="minorHAnsi" w:cstheme="minorHAnsi"/>
        </w:rPr>
        <w:t>ente</w:t>
      </w:r>
      <w:r w:rsidR="00852153" w:rsidRPr="008A2035">
        <w:rPr>
          <w:rFonts w:asciiTheme="minorHAnsi" w:hAnsiTheme="minorHAnsi" w:cstheme="minorHAnsi"/>
        </w:rPr>
        <w:t>.</w:t>
      </w:r>
      <w:r w:rsidR="00645961" w:rsidRPr="008A2035">
        <w:rPr>
          <w:rFonts w:asciiTheme="minorHAnsi" w:hAnsiTheme="minorHAnsi" w:cstheme="minorHAnsi"/>
        </w:rPr>
        <w:t xml:space="preserve"> </w:t>
      </w:r>
      <w:r w:rsidR="004D58EB" w:rsidRPr="008A2035">
        <w:rPr>
          <w:rFonts w:asciiTheme="minorHAnsi" w:hAnsiTheme="minorHAnsi" w:cstheme="minorHAnsi"/>
        </w:rPr>
        <w:t xml:space="preserve">A </w:t>
      </w:r>
      <w:hyperlink w:anchor="_Tabela_3_–" w:history="1">
        <w:r w:rsidR="004D58EB" w:rsidRPr="008A2035">
          <w:rPr>
            <w:rStyle w:val="Hyperlink"/>
            <w:rFonts w:asciiTheme="minorHAnsi" w:hAnsiTheme="minorHAnsi" w:cstheme="minorHAnsi"/>
            <w:u w:val="none"/>
          </w:rPr>
          <w:t>Tabela 3</w:t>
        </w:r>
      </w:hyperlink>
      <w:r w:rsidR="004D58EB" w:rsidRPr="008A2035">
        <w:rPr>
          <w:rFonts w:asciiTheme="minorHAnsi" w:hAnsiTheme="minorHAnsi" w:cstheme="minorHAnsi"/>
        </w:rPr>
        <w:t xml:space="preserve"> </w:t>
      </w:r>
      <w:r w:rsidR="007B02B9" w:rsidRPr="008A2035">
        <w:rPr>
          <w:rFonts w:asciiTheme="minorHAnsi" w:hAnsiTheme="minorHAnsi" w:cstheme="minorHAnsi"/>
        </w:rPr>
        <w:t>consoli</w:t>
      </w:r>
      <w:r w:rsidR="004D58EB" w:rsidRPr="008A2035">
        <w:rPr>
          <w:rFonts w:asciiTheme="minorHAnsi" w:hAnsiTheme="minorHAnsi" w:cstheme="minorHAnsi"/>
        </w:rPr>
        <w:t xml:space="preserve">da </w:t>
      </w:r>
      <w:r w:rsidR="008E22D2" w:rsidRPr="008A2035">
        <w:rPr>
          <w:rFonts w:asciiTheme="minorHAnsi" w:hAnsiTheme="minorHAnsi" w:cstheme="minorHAnsi"/>
        </w:rPr>
        <w:t xml:space="preserve">os dados sobre </w:t>
      </w:r>
      <w:r w:rsidR="004D58EB" w:rsidRPr="008A2035">
        <w:rPr>
          <w:rFonts w:asciiTheme="minorHAnsi" w:hAnsiTheme="minorHAnsi" w:cstheme="minorHAnsi"/>
        </w:rPr>
        <w:t>a legitimidade científica.</w:t>
      </w:r>
    </w:p>
    <w:p w14:paraId="7226765F" w14:textId="36B7FD3F" w:rsidR="00A67824" w:rsidRPr="008A2035" w:rsidRDefault="006500D3" w:rsidP="00A51ACF">
      <w:pPr>
        <w:pStyle w:val="Ttulo2"/>
        <w:spacing w:line="240" w:lineRule="auto"/>
        <w:ind w:left="0" w:firstLine="0"/>
        <w:rPr>
          <w:rFonts w:asciiTheme="minorHAnsi" w:hAnsiTheme="minorHAnsi" w:cstheme="minorHAnsi"/>
        </w:rPr>
      </w:pPr>
      <w:bookmarkStart w:id="42" w:name="_Toc79094265"/>
      <w:bookmarkStart w:id="43" w:name="_Toc143370568"/>
      <w:r w:rsidRPr="008A2035">
        <w:rPr>
          <w:rFonts w:asciiTheme="minorHAnsi" w:hAnsiTheme="minorHAnsi" w:cstheme="minorHAnsi"/>
        </w:rPr>
        <w:t>5.1</w:t>
      </w:r>
      <w:r w:rsidRPr="008A2035">
        <w:rPr>
          <w:rFonts w:asciiTheme="minorHAnsi" w:hAnsiTheme="minorHAnsi" w:cstheme="minorHAnsi"/>
        </w:rPr>
        <w:tab/>
      </w:r>
      <w:r w:rsidR="00337F13" w:rsidRPr="008A2035">
        <w:rPr>
          <w:rFonts w:asciiTheme="minorHAnsi" w:hAnsiTheme="minorHAnsi" w:cstheme="minorHAnsi"/>
        </w:rPr>
        <w:t>Resultados da investigação da legitimidade científica</w:t>
      </w:r>
      <w:bookmarkEnd w:id="42"/>
      <w:bookmarkEnd w:id="43"/>
    </w:p>
    <w:p w14:paraId="53C7D1A8" w14:textId="16405FCD" w:rsidR="00134579" w:rsidRPr="008A2035" w:rsidRDefault="002447DA" w:rsidP="00A51ACF">
      <w:pPr>
        <w:suppressAutoHyphens/>
        <w:ind w:firstLine="709"/>
        <w:jc w:val="both"/>
        <w:rPr>
          <w:rFonts w:asciiTheme="minorHAnsi" w:hAnsiTheme="minorHAnsi" w:cstheme="minorHAnsi"/>
        </w:rPr>
      </w:pPr>
      <w:r w:rsidRPr="008A2035">
        <w:rPr>
          <w:rFonts w:asciiTheme="minorHAnsi" w:hAnsiTheme="minorHAnsi" w:cstheme="minorHAnsi"/>
        </w:rPr>
        <w:t>O exame da</w:t>
      </w:r>
      <w:r w:rsidR="00A33912" w:rsidRPr="008A2035">
        <w:rPr>
          <w:rFonts w:asciiTheme="minorHAnsi" w:hAnsiTheme="minorHAnsi" w:cstheme="minorHAnsi"/>
        </w:rPr>
        <w:t xml:space="preserve"> documentação do método Grumbach </w:t>
      </w:r>
      <w:r w:rsidRPr="008A2035">
        <w:rPr>
          <w:rFonts w:asciiTheme="minorHAnsi" w:hAnsiTheme="minorHAnsi" w:cstheme="minorHAnsi"/>
        </w:rPr>
        <w:t>revela a presença d</w:t>
      </w:r>
      <w:r w:rsidR="00A33912" w:rsidRPr="008A2035">
        <w:rPr>
          <w:rFonts w:asciiTheme="minorHAnsi" w:hAnsiTheme="minorHAnsi" w:cstheme="minorHAnsi"/>
        </w:rPr>
        <w:t xml:space="preserve">os quatro preceitos do método cartesiano: </w:t>
      </w:r>
      <w:r w:rsidR="00E52B49" w:rsidRPr="008A2035">
        <w:rPr>
          <w:rFonts w:asciiTheme="minorHAnsi" w:hAnsiTheme="minorHAnsi" w:cstheme="minorHAnsi"/>
          <w:b/>
          <w:bCs/>
        </w:rPr>
        <w:t>A</w:t>
      </w:r>
      <w:r w:rsidR="00A33912" w:rsidRPr="008A2035">
        <w:rPr>
          <w:rFonts w:asciiTheme="minorHAnsi" w:hAnsiTheme="minorHAnsi" w:cstheme="minorHAnsi"/>
          <w:b/>
          <w:bCs/>
        </w:rPr>
        <w:t>nálise</w:t>
      </w:r>
      <w:r w:rsidR="00A33912" w:rsidRPr="008A2035">
        <w:rPr>
          <w:rFonts w:asciiTheme="minorHAnsi" w:hAnsiTheme="minorHAnsi" w:cstheme="minorHAnsi"/>
        </w:rPr>
        <w:t xml:space="preserve"> na </w:t>
      </w:r>
      <w:r w:rsidR="00FC58F2" w:rsidRPr="008A2035">
        <w:rPr>
          <w:rFonts w:asciiTheme="minorHAnsi" w:hAnsiTheme="minorHAnsi" w:cstheme="minorHAnsi"/>
        </w:rPr>
        <w:t xml:space="preserve">sua </w:t>
      </w:r>
      <w:r w:rsidR="00A33912" w:rsidRPr="008A2035">
        <w:rPr>
          <w:rFonts w:asciiTheme="minorHAnsi" w:hAnsiTheme="minorHAnsi" w:cstheme="minorHAnsi"/>
        </w:rPr>
        <w:t>estrutura</w:t>
      </w:r>
      <w:r w:rsidR="00FC58F2" w:rsidRPr="008A2035">
        <w:rPr>
          <w:rFonts w:asciiTheme="minorHAnsi" w:hAnsiTheme="minorHAnsi" w:cstheme="minorHAnsi"/>
        </w:rPr>
        <w:t xml:space="preserve"> em etapas</w:t>
      </w:r>
      <w:r w:rsidR="00A33912" w:rsidRPr="008A2035">
        <w:rPr>
          <w:rFonts w:asciiTheme="minorHAnsi" w:hAnsiTheme="minorHAnsi" w:cstheme="minorHAnsi"/>
        </w:rPr>
        <w:t xml:space="preserve">: (a) concepção e preparação da execução, (b) identificação do sistema, (c) diagnóstico estratégico, (d) construção de cenários e (e) aquelas que envolvem a estratégia. </w:t>
      </w:r>
      <w:r w:rsidR="00E52B49" w:rsidRPr="008A2035">
        <w:rPr>
          <w:rFonts w:asciiTheme="minorHAnsi" w:hAnsiTheme="minorHAnsi" w:cstheme="minorHAnsi"/>
          <w:b/>
          <w:bCs/>
        </w:rPr>
        <w:t>O</w:t>
      </w:r>
      <w:r w:rsidR="00A33912" w:rsidRPr="008A2035">
        <w:rPr>
          <w:rFonts w:asciiTheme="minorHAnsi" w:hAnsiTheme="minorHAnsi" w:cstheme="minorHAnsi"/>
          <w:b/>
          <w:bCs/>
        </w:rPr>
        <w:t>rdem</w:t>
      </w:r>
      <w:r w:rsidR="00A33912" w:rsidRPr="008A2035">
        <w:rPr>
          <w:rFonts w:asciiTheme="minorHAnsi" w:hAnsiTheme="minorHAnsi" w:cstheme="minorHAnsi"/>
        </w:rPr>
        <w:t xml:space="preserve"> no acoplamento funcional que as etapas mantêm entre si e que conferem unidade ao processo: os dados de saída de </w:t>
      </w:r>
      <w:r w:rsidR="0074557C" w:rsidRPr="008A2035">
        <w:rPr>
          <w:rFonts w:asciiTheme="minorHAnsi" w:hAnsiTheme="minorHAnsi" w:cstheme="minorHAnsi"/>
        </w:rPr>
        <w:t>um</w:t>
      </w:r>
      <w:r w:rsidR="00A33912" w:rsidRPr="008A2035">
        <w:rPr>
          <w:rFonts w:asciiTheme="minorHAnsi" w:hAnsiTheme="minorHAnsi" w:cstheme="minorHAnsi"/>
        </w:rPr>
        <w:t xml:space="preserve">a são </w:t>
      </w:r>
      <w:r w:rsidR="00F96D35" w:rsidRPr="008A2035">
        <w:rPr>
          <w:rFonts w:asciiTheme="minorHAnsi" w:hAnsiTheme="minorHAnsi" w:cstheme="minorHAnsi"/>
        </w:rPr>
        <w:t>entrada</w:t>
      </w:r>
      <w:r w:rsidR="00A33912" w:rsidRPr="008A2035">
        <w:rPr>
          <w:rFonts w:asciiTheme="minorHAnsi" w:hAnsiTheme="minorHAnsi" w:cstheme="minorHAnsi"/>
        </w:rPr>
        <w:t xml:space="preserve"> para a </w:t>
      </w:r>
      <w:r w:rsidR="005A632C" w:rsidRPr="008A2035">
        <w:rPr>
          <w:rFonts w:asciiTheme="minorHAnsi" w:hAnsiTheme="minorHAnsi" w:cstheme="minorHAnsi"/>
        </w:rPr>
        <w:t xml:space="preserve">etapa </w:t>
      </w:r>
      <w:r w:rsidR="00A33912" w:rsidRPr="008A2035">
        <w:rPr>
          <w:rFonts w:asciiTheme="minorHAnsi" w:hAnsiTheme="minorHAnsi" w:cstheme="minorHAnsi"/>
        </w:rPr>
        <w:t>s</w:t>
      </w:r>
      <w:r w:rsidR="005441D2" w:rsidRPr="008A2035">
        <w:rPr>
          <w:rFonts w:asciiTheme="minorHAnsi" w:hAnsiTheme="minorHAnsi" w:cstheme="minorHAnsi"/>
        </w:rPr>
        <w:t>egui</w:t>
      </w:r>
      <w:r w:rsidR="00A33912" w:rsidRPr="008A2035">
        <w:rPr>
          <w:rFonts w:asciiTheme="minorHAnsi" w:hAnsiTheme="minorHAnsi" w:cstheme="minorHAnsi"/>
        </w:rPr>
        <w:t xml:space="preserve">nte. </w:t>
      </w:r>
      <w:r w:rsidR="00E52B49" w:rsidRPr="008A2035">
        <w:rPr>
          <w:rFonts w:asciiTheme="minorHAnsi" w:hAnsiTheme="minorHAnsi" w:cstheme="minorHAnsi"/>
          <w:b/>
          <w:bCs/>
        </w:rPr>
        <w:t>E</w:t>
      </w:r>
      <w:r w:rsidR="00A33912" w:rsidRPr="008A2035">
        <w:rPr>
          <w:rFonts w:asciiTheme="minorHAnsi" w:hAnsiTheme="minorHAnsi" w:cstheme="minorHAnsi"/>
          <w:b/>
          <w:bCs/>
        </w:rPr>
        <w:t>numeração</w:t>
      </w:r>
      <w:r w:rsidR="00A33912" w:rsidRPr="008A2035">
        <w:rPr>
          <w:rFonts w:asciiTheme="minorHAnsi" w:hAnsiTheme="minorHAnsi" w:cstheme="minorHAnsi"/>
        </w:rPr>
        <w:t xml:space="preserve"> no caráter cíclico do método e </w:t>
      </w:r>
      <w:r w:rsidR="00FC7DBF" w:rsidRPr="008A2035">
        <w:rPr>
          <w:rFonts w:asciiTheme="minorHAnsi" w:hAnsiTheme="minorHAnsi" w:cstheme="minorHAnsi"/>
        </w:rPr>
        <w:t xml:space="preserve">na </w:t>
      </w:r>
      <w:r w:rsidR="00A33912" w:rsidRPr="008A2035">
        <w:rPr>
          <w:rFonts w:asciiTheme="minorHAnsi" w:hAnsiTheme="minorHAnsi" w:cstheme="minorHAnsi"/>
        </w:rPr>
        <w:t xml:space="preserve">observação </w:t>
      </w:r>
      <w:r w:rsidR="00F13708" w:rsidRPr="008A2035">
        <w:rPr>
          <w:rFonts w:asciiTheme="minorHAnsi" w:hAnsiTheme="minorHAnsi" w:cstheme="minorHAnsi"/>
        </w:rPr>
        <w:t xml:space="preserve">explícita </w:t>
      </w:r>
      <w:r w:rsidR="00A33912" w:rsidRPr="008A2035">
        <w:rPr>
          <w:rFonts w:asciiTheme="minorHAnsi" w:hAnsiTheme="minorHAnsi" w:cstheme="minorHAnsi"/>
        </w:rPr>
        <w:t xml:space="preserve">para que não se “esqueçam” das hipóteses não desejadas. </w:t>
      </w:r>
      <w:r w:rsidR="00E52B49" w:rsidRPr="008A2035">
        <w:rPr>
          <w:rFonts w:asciiTheme="minorHAnsi" w:hAnsiTheme="minorHAnsi" w:cstheme="minorHAnsi"/>
          <w:b/>
          <w:bCs/>
        </w:rPr>
        <w:t>E</w:t>
      </w:r>
      <w:r w:rsidR="00A33912" w:rsidRPr="008A2035">
        <w:rPr>
          <w:rFonts w:asciiTheme="minorHAnsi" w:hAnsiTheme="minorHAnsi" w:cstheme="minorHAnsi"/>
          <w:b/>
          <w:bCs/>
        </w:rPr>
        <w:t>vidência</w:t>
      </w:r>
      <w:r w:rsidR="00A33912" w:rsidRPr="008A2035">
        <w:rPr>
          <w:rFonts w:asciiTheme="minorHAnsi" w:hAnsiTheme="minorHAnsi" w:cstheme="minorHAnsi"/>
        </w:rPr>
        <w:t xml:space="preserve"> na apresentação de definições norteadoras e na manifesta preocupação com precisão, credibilidade e clareza das informações</w:t>
      </w:r>
      <w:r w:rsidR="001B0DDA" w:rsidRPr="008A2035">
        <w:rPr>
          <w:rFonts w:asciiTheme="minorHAnsi" w:hAnsiTheme="minorHAnsi" w:cstheme="minorHAnsi"/>
        </w:rPr>
        <w:t>:</w:t>
      </w:r>
      <w:r w:rsidR="00F2574B" w:rsidRPr="008A2035">
        <w:rPr>
          <w:rFonts w:asciiTheme="minorHAnsi" w:hAnsiTheme="minorHAnsi" w:cstheme="minorHAnsi"/>
        </w:rPr>
        <w:t xml:space="preserve"> </w:t>
      </w:r>
      <w:r w:rsidR="00A33912" w:rsidRPr="008A2035">
        <w:rPr>
          <w:rFonts w:asciiTheme="minorHAnsi" w:hAnsiTheme="minorHAnsi" w:cstheme="minorHAnsi"/>
        </w:rPr>
        <w:t xml:space="preserve">customização do processo, qualificação da equipe que o irá conduzir, cuidados com a comunicação interna e externa, participação da maior quantidade possível de colaboradores e </w:t>
      </w:r>
      <w:r w:rsidR="00EF6691" w:rsidRPr="008A2035">
        <w:rPr>
          <w:rFonts w:asciiTheme="minorHAnsi" w:hAnsiTheme="minorHAnsi" w:cstheme="minorHAnsi"/>
        </w:rPr>
        <w:t xml:space="preserve">ações </w:t>
      </w:r>
      <w:r w:rsidR="005441D2" w:rsidRPr="008A2035">
        <w:rPr>
          <w:rFonts w:asciiTheme="minorHAnsi" w:hAnsiTheme="minorHAnsi" w:cstheme="minorHAnsi"/>
        </w:rPr>
        <w:t>par</w:t>
      </w:r>
      <w:r w:rsidR="00EF6691" w:rsidRPr="008A2035">
        <w:rPr>
          <w:rFonts w:asciiTheme="minorHAnsi" w:hAnsiTheme="minorHAnsi" w:cstheme="minorHAnsi"/>
        </w:rPr>
        <w:t xml:space="preserve">a </w:t>
      </w:r>
      <w:r w:rsidR="00A33912" w:rsidRPr="008A2035">
        <w:rPr>
          <w:rFonts w:asciiTheme="minorHAnsi" w:hAnsiTheme="minorHAnsi" w:cstheme="minorHAnsi"/>
        </w:rPr>
        <w:t>mitigação de resistências</w:t>
      </w:r>
      <w:r w:rsidR="00134579" w:rsidRPr="008A2035">
        <w:rPr>
          <w:rFonts w:asciiTheme="minorHAnsi" w:hAnsiTheme="minorHAnsi" w:cstheme="minorHAnsi"/>
        </w:rPr>
        <w:t>.</w:t>
      </w:r>
      <w:r w:rsidR="00FB3437" w:rsidRPr="008A2035">
        <w:rPr>
          <w:rFonts w:asciiTheme="minorHAnsi" w:hAnsiTheme="minorHAnsi" w:cstheme="minorHAnsi"/>
        </w:rPr>
        <w:t xml:space="preserve"> Os mesmos cuidados se verificam em cada etapa:</w:t>
      </w:r>
    </w:p>
    <w:p w14:paraId="2CB4FCEB" w14:textId="7ED3E784" w:rsidR="006E5328" w:rsidRPr="008A2035" w:rsidRDefault="006E5328" w:rsidP="00A51ACF">
      <w:pPr>
        <w:suppressAutoHyphens/>
        <w:ind w:firstLine="709"/>
        <w:jc w:val="both"/>
        <w:rPr>
          <w:rFonts w:asciiTheme="minorHAnsi" w:hAnsiTheme="minorHAnsi" w:cstheme="minorHAnsi"/>
        </w:rPr>
      </w:pPr>
      <w:r w:rsidRPr="008A2035">
        <w:rPr>
          <w:rFonts w:asciiTheme="minorHAnsi" w:hAnsiTheme="minorHAnsi" w:cstheme="minorHAnsi"/>
        </w:rPr>
        <w:t xml:space="preserve">A identificação do sistema considera dados históricos da organização: primórdios, principais momentos e alterações até o presente. </w:t>
      </w:r>
      <w:r w:rsidR="00B47C92" w:rsidRPr="008A2035">
        <w:rPr>
          <w:rFonts w:asciiTheme="minorHAnsi" w:hAnsiTheme="minorHAnsi" w:cstheme="minorHAnsi"/>
        </w:rPr>
        <w:t>P</w:t>
      </w:r>
      <w:r w:rsidRPr="008A2035">
        <w:rPr>
          <w:rFonts w:asciiTheme="minorHAnsi" w:hAnsiTheme="minorHAnsi" w:cstheme="minorHAnsi"/>
        </w:rPr>
        <w:t xml:space="preserve">rocura definir precisamente o negócio da organização, missão, visão, valores, fatores críticos de sucesso, políticas, processos e recursos (humanos, tecnológicos e de infraestrutura). </w:t>
      </w:r>
      <w:r w:rsidR="00DD0EC4" w:rsidRPr="008A2035">
        <w:rPr>
          <w:rFonts w:asciiTheme="minorHAnsi" w:hAnsiTheme="minorHAnsi" w:cstheme="minorHAnsi"/>
        </w:rPr>
        <w:t>As o</w:t>
      </w:r>
      <w:r w:rsidRPr="008A2035">
        <w:rPr>
          <w:rFonts w:asciiTheme="minorHAnsi" w:hAnsiTheme="minorHAnsi" w:cstheme="minorHAnsi"/>
        </w:rPr>
        <w:t xml:space="preserve">rientações incluem: (a) preocupação com definições perfeitas para individualização do sistema; (b) entendimento de que </w:t>
      </w:r>
      <w:r w:rsidR="00D97929" w:rsidRPr="008A2035">
        <w:rPr>
          <w:rFonts w:asciiTheme="minorHAnsi" w:hAnsiTheme="minorHAnsi" w:cstheme="minorHAnsi"/>
        </w:rPr>
        <w:t xml:space="preserve">tal preocupação </w:t>
      </w:r>
      <w:r w:rsidRPr="008A2035">
        <w:rPr>
          <w:rFonts w:asciiTheme="minorHAnsi" w:hAnsiTheme="minorHAnsi" w:cstheme="minorHAnsi"/>
        </w:rPr>
        <w:t xml:space="preserve">norteia todo o processo e (c) consciência de que pode ser alterada em etapas de revisão, caso necessário. Nesta etapa a estruturação dos dados observa o preceito da </w:t>
      </w:r>
      <w:r w:rsidRPr="008A2035">
        <w:rPr>
          <w:rFonts w:asciiTheme="minorHAnsi" w:hAnsiTheme="minorHAnsi" w:cstheme="minorHAnsi"/>
          <w:b/>
          <w:bCs/>
        </w:rPr>
        <w:t>análise</w:t>
      </w:r>
      <w:r w:rsidRPr="008A2035">
        <w:rPr>
          <w:rFonts w:asciiTheme="minorHAnsi" w:hAnsiTheme="minorHAnsi" w:cstheme="minorHAnsi"/>
        </w:rPr>
        <w:t xml:space="preserve">; a precedência </w:t>
      </w:r>
      <w:r w:rsidR="006E1808" w:rsidRPr="008A2035">
        <w:rPr>
          <w:rFonts w:asciiTheme="minorHAnsi" w:hAnsiTheme="minorHAnsi" w:cstheme="minorHAnsi"/>
        </w:rPr>
        <w:t xml:space="preserve">das orientações </w:t>
      </w:r>
      <w:r w:rsidR="002E588A" w:rsidRPr="008A2035">
        <w:rPr>
          <w:rFonts w:asciiTheme="minorHAnsi" w:hAnsiTheme="minorHAnsi" w:cstheme="minorHAnsi"/>
        </w:rPr>
        <w:t>antes da</w:t>
      </w:r>
      <w:r w:rsidRPr="008A2035">
        <w:rPr>
          <w:rFonts w:asciiTheme="minorHAnsi" w:hAnsiTheme="minorHAnsi" w:cstheme="minorHAnsi"/>
        </w:rPr>
        <w:t xml:space="preserve"> e</w:t>
      </w:r>
      <w:r w:rsidR="006E1808" w:rsidRPr="008A2035">
        <w:rPr>
          <w:rFonts w:asciiTheme="minorHAnsi" w:hAnsiTheme="minorHAnsi" w:cstheme="minorHAnsi"/>
        </w:rPr>
        <w:t>xecução das atividad</w:t>
      </w:r>
      <w:r w:rsidRPr="008A2035">
        <w:rPr>
          <w:rFonts w:asciiTheme="minorHAnsi" w:hAnsiTheme="minorHAnsi" w:cstheme="minorHAnsi"/>
        </w:rPr>
        <w:t>es observa o preceito da</w:t>
      </w:r>
      <w:r w:rsidRPr="008A2035">
        <w:rPr>
          <w:rFonts w:asciiTheme="minorHAnsi" w:hAnsiTheme="minorHAnsi" w:cstheme="minorHAnsi"/>
          <w:b/>
          <w:bCs/>
        </w:rPr>
        <w:t xml:space="preserve"> ordem</w:t>
      </w:r>
      <w:r w:rsidR="00CB547C" w:rsidRPr="008A2035">
        <w:rPr>
          <w:rFonts w:asciiTheme="minorHAnsi" w:hAnsiTheme="minorHAnsi" w:cstheme="minorHAnsi"/>
        </w:rPr>
        <w:t>;</w:t>
      </w:r>
      <w:r w:rsidRPr="008A2035">
        <w:rPr>
          <w:rFonts w:asciiTheme="minorHAnsi" w:hAnsiTheme="minorHAnsi" w:cstheme="minorHAnsi"/>
        </w:rPr>
        <w:t xml:space="preserve"> o planejamento de atividades de revisão observa o preceito da </w:t>
      </w:r>
      <w:r w:rsidRPr="008A2035">
        <w:rPr>
          <w:rFonts w:asciiTheme="minorHAnsi" w:hAnsiTheme="minorHAnsi" w:cstheme="minorHAnsi"/>
          <w:b/>
          <w:bCs/>
        </w:rPr>
        <w:t>enumeração</w:t>
      </w:r>
      <w:r w:rsidRPr="008A2035">
        <w:rPr>
          <w:rFonts w:asciiTheme="minorHAnsi" w:hAnsiTheme="minorHAnsi" w:cstheme="minorHAnsi"/>
        </w:rPr>
        <w:t xml:space="preserve">; a preocupação com a precisão, fundamentação e clareza das definições observa o preceito da </w:t>
      </w:r>
      <w:r w:rsidRPr="008A2035">
        <w:rPr>
          <w:rFonts w:asciiTheme="minorHAnsi" w:hAnsiTheme="minorHAnsi" w:cstheme="minorHAnsi"/>
          <w:b/>
          <w:bCs/>
        </w:rPr>
        <w:t>evidência</w:t>
      </w:r>
      <w:r w:rsidRPr="008A2035">
        <w:rPr>
          <w:rFonts w:asciiTheme="minorHAnsi" w:hAnsiTheme="minorHAnsi" w:cstheme="minorHAnsi"/>
        </w:rPr>
        <w:t>.</w:t>
      </w:r>
    </w:p>
    <w:p w14:paraId="70F8B2E2" w14:textId="5613F29F" w:rsidR="005A7C32" w:rsidRPr="008A2035" w:rsidRDefault="00FB3437" w:rsidP="00A51ACF">
      <w:pPr>
        <w:suppressAutoHyphens/>
        <w:ind w:firstLine="709"/>
        <w:jc w:val="both"/>
        <w:rPr>
          <w:rFonts w:asciiTheme="minorHAnsi" w:hAnsiTheme="minorHAnsi" w:cstheme="minorHAnsi"/>
        </w:rPr>
      </w:pPr>
      <w:r w:rsidRPr="008A2035">
        <w:rPr>
          <w:rFonts w:asciiTheme="minorHAnsi" w:hAnsiTheme="minorHAnsi" w:cstheme="minorHAnsi"/>
        </w:rPr>
        <w:t>O</w:t>
      </w:r>
      <w:r w:rsidR="006E5328" w:rsidRPr="008A2035">
        <w:rPr>
          <w:rFonts w:asciiTheme="minorHAnsi" w:hAnsiTheme="minorHAnsi" w:cstheme="minorHAnsi"/>
        </w:rPr>
        <w:t xml:space="preserve"> diagnóstico estratégico é embasad</w:t>
      </w:r>
      <w:r w:rsidRPr="008A2035">
        <w:rPr>
          <w:rFonts w:asciiTheme="minorHAnsi" w:hAnsiTheme="minorHAnsi" w:cstheme="minorHAnsi"/>
        </w:rPr>
        <w:t>o</w:t>
      </w:r>
      <w:r w:rsidR="006E5328" w:rsidRPr="008A2035">
        <w:rPr>
          <w:rFonts w:asciiTheme="minorHAnsi" w:hAnsiTheme="minorHAnsi" w:cstheme="minorHAnsi"/>
        </w:rPr>
        <w:t xml:space="preserve"> por (a) ações de levantamento e filtragem de fatos para obtenção e estruturação de dados e (b) aplicação de critérios para gerar conhecimento na forma de processos organizacionais, recursos, variáveis externas e atores. Considera, por experiência, que grande parcela do conhecimento organizacional está nas pontas, principalmente nos colaboradores que fazem a ligação da organização com partes interessadas externas</w:t>
      </w:r>
      <w:r w:rsidR="00561067" w:rsidRPr="008A2035">
        <w:rPr>
          <w:rFonts w:asciiTheme="minorHAnsi" w:hAnsiTheme="minorHAnsi" w:cstheme="minorHAnsi"/>
        </w:rPr>
        <w:t xml:space="preserve"> à organização</w:t>
      </w:r>
      <w:r w:rsidR="006E5328" w:rsidRPr="008A2035">
        <w:rPr>
          <w:rFonts w:asciiTheme="minorHAnsi" w:hAnsiTheme="minorHAnsi" w:cstheme="minorHAnsi"/>
        </w:rPr>
        <w:t>. Nesta etapa</w:t>
      </w:r>
      <w:r w:rsidR="00D97929" w:rsidRPr="008A2035">
        <w:rPr>
          <w:rFonts w:asciiTheme="minorHAnsi" w:hAnsiTheme="minorHAnsi" w:cstheme="minorHAnsi"/>
        </w:rPr>
        <w:t xml:space="preserve"> a estruturação dos dados observa o preceito da </w:t>
      </w:r>
      <w:r w:rsidR="00D97929" w:rsidRPr="008A2035">
        <w:rPr>
          <w:rFonts w:asciiTheme="minorHAnsi" w:hAnsiTheme="minorHAnsi" w:cstheme="minorHAnsi"/>
          <w:b/>
          <w:bCs/>
        </w:rPr>
        <w:t>análise</w:t>
      </w:r>
      <w:r w:rsidR="006E5328" w:rsidRPr="008A2035">
        <w:rPr>
          <w:rFonts w:asciiTheme="minorHAnsi" w:hAnsiTheme="minorHAnsi" w:cstheme="minorHAnsi"/>
        </w:rPr>
        <w:t xml:space="preserve">; a sequência </w:t>
      </w:r>
      <w:r w:rsidR="00883197" w:rsidRPr="008A2035">
        <w:rPr>
          <w:rFonts w:asciiTheme="minorHAnsi" w:hAnsiTheme="minorHAnsi" w:cstheme="minorHAnsi"/>
        </w:rPr>
        <w:t>lógic</w:t>
      </w:r>
      <w:r w:rsidR="006E5328" w:rsidRPr="008A2035">
        <w:rPr>
          <w:rFonts w:asciiTheme="minorHAnsi" w:hAnsiTheme="minorHAnsi" w:cstheme="minorHAnsi"/>
        </w:rPr>
        <w:t>a das atividades observa o preceito da</w:t>
      </w:r>
      <w:r w:rsidR="006E5328" w:rsidRPr="008A2035">
        <w:rPr>
          <w:rFonts w:asciiTheme="minorHAnsi" w:hAnsiTheme="minorHAnsi" w:cstheme="minorHAnsi"/>
          <w:b/>
          <w:bCs/>
        </w:rPr>
        <w:t xml:space="preserve"> ordem</w:t>
      </w:r>
      <w:r w:rsidR="006E5328" w:rsidRPr="008A2035">
        <w:rPr>
          <w:rFonts w:asciiTheme="minorHAnsi" w:hAnsiTheme="minorHAnsi" w:cstheme="minorHAnsi"/>
        </w:rPr>
        <w:t xml:space="preserve">; a atenção a fontes de dados menos evidentes e a prescrição da rastreabilidade dos dados como requisito desejado observam o preceito da </w:t>
      </w:r>
      <w:r w:rsidR="006E5328" w:rsidRPr="008A2035">
        <w:rPr>
          <w:rFonts w:asciiTheme="minorHAnsi" w:hAnsiTheme="minorHAnsi" w:cstheme="minorHAnsi"/>
          <w:b/>
          <w:bCs/>
        </w:rPr>
        <w:t>enumeração</w:t>
      </w:r>
      <w:r w:rsidR="00D97929" w:rsidRPr="008A2035">
        <w:rPr>
          <w:rFonts w:asciiTheme="minorHAnsi" w:hAnsiTheme="minorHAnsi" w:cstheme="minorHAnsi"/>
        </w:rPr>
        <w:t xml:space="preserve">; o estabelecimento de critérios para geração dos resultados, a análise esmiuçada de causas e consequências e a identificação de padrões de referência para cada item </w:t>
      </w:r>
      <w:r w:rsidR="00D8180B" w:rsidRPr="008A2035">
        <w:rPr>
          <w:rFonts w:asciiTheme="minorHAnsi" w:hAnsiTheme="minorHAnsi" w:cstheme="minorHAnsi"/>
        </w:rPr>
        <w:t xml:space="preserve">de conhecimento </w:t>
      </w:r>
      <w:r w:rsidR="00754C58" w:rsidRPr="008A2035">
        <w:rPr>
          <w:rFonts w:asciiTheme="minorHAnsi" w:hAnsiTheme="minorHAnsi" w:cstheme="minorHAnsi"/>
        </w:rPr>
        <w:t xml:space="preserve">gerado </w:t>
      </w:r>
      <w:r w:rsidR="00D97929" w:rsidRPr="008A2035">
        <w:rPr>
          <w:rFonts w:asciiTheme="minorHAnsi" w:hAnsiTheme="minorHAnsi" w:cstheme="minorHAnsi"/>
        </w:rPr>
        <w:t xml:space="preserve">observam o preceito da </w:t>
      </w:r>
      <w:r w:rsidR="00D97929" w:rsidRPr="008A2035">
        <w:rPr>
          <w:rFonts w:asciiTheme="minorHAnsi" w:hAnsiTheme="minorHAnsi" w:cstheme="minorHAnsi"/>
          <w:b/>
          <w:bCs/>
        </w:rPr>
        <w:t>evidência</w:t>
      </w:r>
      <w:r w:rsidR="00BE7FB2" w:rsidRPr="008A2035">
        <w:rPr>
          <w:rFonts w:asciiTheme="minorHAnsi" w:hAnsiTheme="minorHAnsi" w:cstheme="minorHAnsi"/>
        </w:rPr>
        <w:t>.</w:t>
      </w:r>
    </w:p>
    <w:p w14:paraId="5C831330" w14:textId="56EF6994" w:rsidR="006E5328" w:rsidRPr="008A2035" w:rsidRDefault="006E5328" w:rsidP="00A51ACF">
      <w:pPr>
        <w:suppressAutoHyphens/>
        <w:ind w:firstLine="709"/>
        <w:jc w:val="both"/>
        <w:rPr>
          <w:rFonts w:asciiTheme="minorHAnsi" w:hAnsiTheme="minorHAnsi" w:cstheme="minorHAnsi"/>
        </w:rPr>
      </w:pPr>
      <w:r w:rsidRPr="008A2035">
        <w:rPr>
          <w:rFonts w:asciiTheme="minorHAnsi" w:hAnsiTheme="minorHAnsi" w:cstheme="minorHAnsi"/>
        </w:rPr>
        <w:t xml:space="preserve">A construção de cenários prospectivos é embasada pela análise de variáveis que descrevem futuros possíveis e suas ligações com o presente. Nesta etapa </w:t>
      </w:r>
      <w:r w:rsidR="00BE7FB2" w:rsidRPr="008A2035">
        <w:rPr>
          <w:rFonts w:asciiTheme="minorHAnsi" w:hAnsiTheme="minorHAnsi" w:cstheme="minorHAnsi"/>
        </w:rPr>
        <w:t>a</w:t>
      </w:r>
      <w:r w:rsidRPr="008A2035">
        <w:rPr>
          <w:rFonts w:asciiTheme="minorHAnsi" w:hAnsiTheme="minorHAnsi" w:cstheme="minorHAnsi"/>
        </w:rPr>
        <w:t xml:space="preserve"> especificação detalhada dos e</w:t>
      </w:r>
      <w:r w:rsidR="005A70E6" w:rsidRPr="008A2035">
        <w:rPr>
          <w:rFonts w:asciiTheme="minorHAnsi" w:hAnsiTheme="minorHAnsi" w:cstheme="minorHAnsi"/>
        </w:rPr>
        <w:t>lem</w:t>
      </w:r>
      <w:r w:rsidRPr="008A2035">
        <w:rPr>
          <w:rFonts w:asciiTheme="minorHAnsi" w:hAnsiTheme="minorHAnsi" w:cstheme="minorHAnsi"/>
        </w:rPr>
        <w:t xml:space="preserve">entos formadores dos cenários observa o preceito da </w:t>
      </w:r>
      <w:r w:rsidRPr="008A2035">
        <w:rPr>
          <w:rFonts w:asciiTheme="minorHAnsi" w:hAnsiTheme="minorHAnsi" w:cstheme="minorHAnsi"/>
          <w:b/>
          <w:bCs/>
        </w:rPr>
        <w:t>análise</w:t>
      </w:r>
      <w:r w:rsidR="00BE7FB2" w:rsidRPr="008A2035">
        <w:rPr>
          <w:rFonts w:asciiTheme="minorHAnsi" w:hAnsiTheme="minorHAnsi" w:cstheme="minorHAnsi"/>
        </w:rPr>
        <w:t>;</w:t>
      </w:r>
      <w:r w:rsidRPr="008A2035">
        <w:rPr>
          <w:rFonts w:asciiTheme="minorHAnsi" w:hAnsiTheme="minorHAnsi" w:cstheme="minorHAnsi"/>
        </w:rPr>
        <w:t xml:space="preserve"> a sequência </w:t>
      </w:r>
      <w:r w:rsidR="00250973" w:rsidRPr="008A2035">
        <w:rPr>
          <w:rFonts w:asciiTheme="minorHAnsi" w:hAnsiTheme="minorHAnsi" w:cstheme="minorHAnsi"/>
        </w:rPr>
        <w:t xml:space="preserve">lógica </w:t>
      </w:r>
      <w:r w:rsidRPr="008A2035">
        <w:rPr>
          <w:rFonts w:asciiTheme="minorHAnsi" w:hAnsiTheme="minorHAnsi" w:cstheme="minorHAnsi"/>
        </w:rPr>
        <w:t xml:space="preserve">das atividades observa o preceito da </w:t>
      </w:r>
      <w:r w:rsidRPr="008A2035">
        <w:rPr>
          <w:rFonts w:asciiTheme="minorHAnsi" w:hAnsiTheme="minorHAnsi" w:cstheme="minorHAnsi"/>
          <w:b/>
          <w:bCs/>
        </w:rPr>
        <w:t>ordem</w:t>
      </w:r>
      <w:r w:rsidR="00BE7FB2" w:rsidRPr="008A2035">
        <w:rPr>
          <w:rFonts w:asciiTheme="minorHAnsi" w:hAnsiTheme="minorHAnsi" w:cstheme="minorHAnsi"/>
        </w:rPr>
        <w:t>;</w:t>
      </w:r>
      <w:r w:rsidRPr="008A2035">
        <w:rPr>
          <w:rFonts w:asciiTheme="minorHAnsi" w:hAnsiTheme="minorHAnsi" w:cstheme="minorHAnsi"/>
        </w:rPr>
        <w:t xml:space="preserve"> ferramentas diversas – rodadas de consultas a especialistas, revisão de probabilidades, simulação de cenários </w:t>
      </w:r>
      <w:r w:rsidRPr="008A2035">
        <w:rPr>
          <w:rFonts w:asciiTheme="minorHAnsi" w:hAnsiTheme="minorHAnsi" w:cstheme="minorHAnsi"/>
        </w:rPr>
        <w:lastRenderedPageBreak/>
        <w:t xml:space="preserve">e análise de interações estratégicas – observam o preceito da </w:t>
      </w:r>
      <w:r w:rsidRPr="008A2035">
        <w:rPr>
          <w:rFonts w:asciiTheme="minorHAnsi" w:hAnsiTheme="minorHAnsi" w:cstheme="minorHAnsi"/>
          <w:b/>
          <w:bCs/>
        </w:rPr>
        <w:t>enumeração</w:t>
      </w:r>
      <w:r w:rsidR="00BE7FB2" w:rsidRPr="008A2035">
        <w:rPr>
          <w:rFonts w:asciiTheme="minorHAnsi" w:hAnsiTheme="minorHAnsi" w:cstheme="minorHAnsi"/>
        </w:rPr>
        <w:t xml:space="preserve">; a atenção em esclarecer como e por que determinado futuro é possível observa o preceito da </w:t>
      </w:r>
      <w:r w:rsidR="00BE7FB2" w:rsidRPr="008A2035">
        <w:rPr>
          <w:rFonts w:asciiTheme="minorHAnsi" w:hAnsiTheme="minorHAnsi" w:cstheme="minorHAnsi"/>
          <w:b/>
          <w:bCs/>
        </w:rPr>
        <w:t>evidência</w:t>
      </w:r>
      <w:r w:rsidR="00BE7FB2" w:rsidRPr="008A2035">
        <w:rPr>
          <w:rFonts w:asciiTheme="minorHAnsi" w:hAnsiTheme="minorHAnsi" w:cstheme="minorHAnsi"/>
        </w:rPr>
        <w:t>.</w:t>
      </w:r>
    </w:p>
    <w:p w14:paraId="2B840875" w14:textId="05C0C819" w:rsidR="006E5328" w:rsidRPr="008A2035" w:rsidRDefault="006E5328" w:rsidP="00A51ACF">
      <w:pPr>
        <w:suppressAutoHyphens/>
        <w:ind w:firstLine="709"/>
        <w:jc w:val="both"/>
        <w:rPr>
          <w:rFonts w:asciiTheme="minorHAnsi" w:hAnsiTheme="minorHAnsi" w:cstheme="minorHAnsi"/>
        </w:rPr>
      </w:pPr>
      <w:r w:rsidRPr="008A2035">
        <w:rPr>
          <w:rFonts w:asciiTheme="minorHAnsi" w:hAnsiTheme="minorHAnsi" w:cstheme="minorHAnsi"/>
        </w:rPr>
        <w:t xml:space="preserve">A estratégia </w:t>
      </w:r>
      <w:r w:rsidR="00FB3437" w:rsidRPr="008A2035">
        <w:rPr>
          <w:rFonts w:asciiTheme="minorHAnsi" w:hAnsiTheme="minorHAnsi" w:cstheme="minorHAnsi"/>
        </w:rPr>
        <w:t>é</w:t>
      </w:r>
      <w:r w:rsidRPr="008A2035">
        <w:rPr>
          <w:rFonts w:asciiTheme="minorHAnsi" w:hAnsiTheme="minorHAnsi" w:cstheme="minorHAnsi"/>
        </w:rPr>
        <w:t xml:space="preserve"> baseada em informações geradas nas etapas anteriores. A estruturação dos dados observa o preceito da </w:t>
      </w:r>
      <w:r w:rsidRPr="008A2035">
        <w:rPr>
          <w:rFonts w:asciiTheme="minorHAnsi" w:hAnsiTheme="minorHAnsi" w:cstheme="minorHAnsi"/>
          <w:b/>
          <w:bCs/>
        </w:rPr>
        <w:t>análise</w:t>
      </w:r>
      <w:r w:rsidRPr="008A2035">
        <w:rPr>
          <w:rFonts w:asciiTheme="minorHAnsi" w:hAnsiTheme="minorHAnsi" w:cstheme="minorHAnsi"/>
        </w:rPr>
        <w:t xml:space="preserve">; a sequência lógica de causa e efeito observa o preceito da </w:t>
      </w:r>
      <w:r w:rsidRPr="008A2035">
        <w:rPr>
          <w:rFonts w:asciiTheme="minorHAnsi" w:hAnsiTheme="minorHAnsi" w:cstheme="minorHAnsi"/>
          <w:b/>
          <w:bCs/>
        </w:rPr>
        <w:t>ordem</w:t>
      </w:r>
      <w:r w:rsidR="00667EEF" w:rsidRPr="008A2035">
        <w:rPr>
          <w:rFonts w:asciiTheme="minorHAnsi" w:hAnsiTheme="minorHAnsi" w:cstheme="minorHAnsi"/>
        </w:rPr>
        <w:t>;</w:t>
      </w:r>
      <w:r w:rsidRPr="008A2035">
        <w:rPr>
          <w:rFonts w:asciiTheme="minorHAnsi" w:hAnsiTheme="minorHAnsi" w:cstheme="minorHAnsi"/>
        </w:rPr>
        <w:t xml:space="preserve"> </w:t>
      </w:r>
      <w:r w:rsidR="00667EEF" w:rsidRPr="008A2035">
        <w:rPr>
          <w:rFonts w:asciiTheme="minorHAnsi" w:hAnsiTheme="minorHAnsi" w:cstheme="minorHAnsi"/>
        </w:rPr>
        <w:t>o</w:t>
      </w:r>
      <w:r w:rsidRPr="008A2035">
        <w:rPr>
          <w:rFonts w:asciiTheme="minorHAnsi" w:hAnsiTheme="minorHAnsi" w:cstheme="minorHAnsi"/>
        </w:rPr>
        <w:t xml:space="preserve"> caráter cíclico e o planejamento explícito de atividades de revisão do processo observam o preceito da </w:t>
      </w:r>
      <w:r w:rsidRPr="008A2035">
        <w:rPr>
          <w:rFonts w:asciiTheme="minorHAnsi" w:hAnsiTheme="minorHAnsi" w:cstheme="minorHAnsi"/>
          <w:b/>
          <w:bCs/>
        </w:rPr>
        <w:t>enumeração</w:t>
      </w:r>
      <w:r w:rsidR="00667EEF" w:rsidRPr="008A2035">
        <w:rPr>
          <w:rFonts w:asciiTheme="minorHAnsi" w:hAnsiTheme="minorHAnsi" w:cstheme="minorHAnsi"/>
        </w:rPr>
        <w:t xml:space="preserve">; a consistência destes fundamentos e a definição de objetivos com indicadores mensuráveis e metas estabelecidas observam preceito da </w:t>
      </w:r>
      <w:r w:rsidR="00667EEF" w:rsidRPr="008A2035">
        <w:rPr>
          <w:rFonts w:asciiTheme="minorHAnsi" w:hAnsiTheme="minorHAnsi" w:cstheme="minorHAnsi"/>
          <w:b/>
          <w:bCs/>
        </w:rPr>
        <w:t>evidência</w:t>
      </w:r>
      <w:r w:rsidR="00667EEF" w:rsidRPr="008A2035">
        <w:rPr>
          <w:rFonts w:asciiTheme="minorHAnsi" w:hAnsiTheme="minorHAnsi" w:cstheme="minorHAnsi"/>
        </w:rPr>
        <w:t>.</w:t>
      </w:r>
    </w:p>
    <w:p w14:paraId="11AFD3EE" w14:textId="7C46D9C3" w:rsidR="00353C46" w:rsidRPr="008A2035" w:rsidRDefault="00353C46" w:rsidP="00A51ACF">
      <w:pPr>
        <w:suppressAutoHyphens/>
        <w:ind w:firstLine="709"/>
        <w:jc w:val="both"/>
        <w:rPr>
          <w:rFonts w:asciiTheme="minorHAnsi" w:hAnsiTheme="minorHAnsi" w:cstheme="minorHAnsi"/>
        </w:rPr>
      </w:pPr>
      <w:r w:rsidRPr="008A2035">
        <w:rPr>
          <w:rFonts w:asciiTheme="minorHAnsi" w:hAnsiTheme="minorHAnsi" w:cstheme="minorHAnsi"/>
        </w:rPr>
        <w:t>A</w:t>
      </w:r>
      <w:r w:rsidR="000050CF" w:rsidRPr="008A2035">
        <w:rPr>
          <w:rFonts w:asciiTheme="minorHAnsi" w:hAnsiTheme="minorHAnsi" w:cstheme="minorHAnsi"/>
        </w:rPr>
        <w:t>nálise</w:t>
      </w:r>
      <w:r w:rsidRPr="008A2035">
        <w:rPr>
          <w:rFonts w:asciiTheme="minorHAnsi" w:hAnsiTheme="minorHAnsi" w:cstheme="minorHAnsi"/>
        </w:rPr>
        <w:t xml:space="preserve"> </w:t>
      </w:r>
      <w:r w:rsidR="000050CF" w:rsidRPr="008A2035">
        <w:rPr>
          <w:rFonts w:asciiTheme="minorHAnsi" w:hAnsiTheme="minorHAnsi" w:cstheme="minorHAnsi"/>
        </w:rPr>
        <w:t xml:space="preserve">da documentação </w:t>
      </w:r>
      <w:r w:rsidRPr="008A2035">
        <w:rPr>
          <w:rFonts w:asciiTheme="minorHAnsi" w:hAnsiTheme="minorHAnsi" w:cstheme="minorHAnsi"/>
        </w:rPr>
        <w:t xml:space="preserve">observa </w:t>
      </w:r>
      <w:r w:rsidR="000050CF" w:rsidRPr="008A2035">
        <w:rPr>
          <w:rFonts w:asciiTheme="minorHAnsi" w:hAnsiTheme="minorHAnsi" w:cstheme="minorHAnsi"/>
        </w:rPr>
        <w:t xml:space="preserve">ainda </w:t>
      </w:r>
      <w:r w:rsidRPr="008A2035">
        <w:rPr>
          <w:rFonts w:asciiTheme="minorHAnsi" w:hAnsiTheme="minorHAnsi" w:cstheme="minorHAnsi"/>
        </w:rPr>
        <w:t xml:space="preserve">que </w:t>
      </w:r>
      <w:r w:rsidR="000050CF" w:rsidRPr="008A2035">
        <w:rPr>
          <w:rFonts w:asciiTheme="minorHAnsi" w:hAnsiTheme="minorHAnsi" w:cstheme="minorHAnsi"/>
        </w:rPr>
        <w:t>el</w:t>
      </w:r>
      <w:r w:rsidRPr="008A2035">
        <w:rPr>
          <w:rFonts w:asciiTheme="minorHAnsi" w:hAnsiTheme="minorHAnsi" w:cstheme="minorHAnsi"/>
        </w:rPr>
        <w:t>a: (a) não menciona cuidados em relação ao enunciado de cenários (aspecto essencial para a legitimidade científica de um método de geração de conhecimento) e (b) cita a existência, mas não esclarece critérios em relação às fontes de dados (como o perfil dos especialistas, por exemplo). Considere</w:t>
      </w:r>
      <w:r w:rsidR="00CE7C5E" w:rsidRPr="008A2035">
        <w:rPr>
          <w:rFonts w:asciiTheme="minorHAnsi" w:hAnsiTheme="minorHAnsi" w:cstheme="minorHAnsi"/>
        </w:rPr>
        <w:t>-</w:t>
      </w:r>
      <w:r w:rsidRPr="008A2035">
        <w:rPr>
          <w:rFonts w:asciiTheme="minorHAnsi" w:hAnsiTheme="minorHAnsi" w:cstheme="minorHAnsi"/>
        </w:rPr>
        <w:t>se, contudo, que a documentação revisada foi desenvolvida com viés comercial</w:t>
      </w:r>
      <w:r w:rsidR="00941649" w:rsidRPr="008A2035">
        <w:rPr>
          <w:rFonts w:asciiTheme="minorHAnsi" w:hAnsiTheme="minorHAnsi" w:cstheme="minorHAnsi"/>
        </w:rPr>
        <w:t>:</w:t>
      </w:r>
      <w:r w:rsidRPr="008A2035">
        <w:rPr>
          <w:rFonts w:asciiTheme="minorHAnsi" w:hAnsiTheme="minorHAnsi" w:cstheme="minorHAnsi"/>
        </w:rPr>
        <w:t xml:space="preserve"> sem rigor científico, portanto. Entende–se, assim, que lacunas na documentação podem ser (e habitualmente são) supridas em eventos de preparação das atividades</w:t>
      </w:r>
      <w:r w:rsidR="00DD1F84" w:rsidRPr="008A2035">
        <w:rPr>
          <w:rFonts w:asciiTheme="minorHAnsi" w:hAnsiTheme="minorHAnsi" w:cstheme="minorHAnsi"/>
        </w:rPr>
        <w:t>:</w:t>
      </w:r>
      <w:r w:rsidR="0043157B" w:rsidRPr="008A2035">
        <w:rPr>
          <w:rFonts w:asciiTheme="minorHAnsi" w:hAnsiTheme="minorHAnsi" w:cstheme="minorHAnsi"/>
        </w:rPr>
        <w:t xml:space="preserve"> </w:t>
      </w:r>
      <w:r w:rsidR="00DD1F84" w:rsidRPr="008A2035">
        <w:rPr>
          <w:rFonts w:asciiTheme="minorHAnsi" w:hAnsiTheme="minorHAnsi" w:cstheme="minorHAnsi"/>
        </w:rPr>
        <w:t>isto</w:t>
      </w:r>
      <w:r w:rsidRPr="008A2035">
        <w:rPr>
          <w:rFonts w:asciiTheme="minorHAnsi" w:hAnsiTheme="minorHAnsi" w:cstheme="minorHAnsi"/>
        </w:rPr>
        <w:t xml:space="preserve"> </w:t>
      </w:r>
      <w:r w:rsidR="00F32985" w:rsidRPr="008A2035">
        <w:rPr>
          <w:rFonts w:asciiTheme="minorHAnsi" w:hAnsiTheme="minorHAnsi" w:cstheme="minorHAnsi"/>
        </w:rPr>
        <w:t xml:space="preserve">foi </w:t>
      </w:r>
      <w:r w:rsidR="00DD1F84" w:rsidRPr="008A2035">
        <w:rPr>
          <w:rFonts w:asciiTheme="minorHAnsi" w:hAnsiTheme="minorHAnsi" w:cstheme="minorHAnsi"/>
        </w:rPr>
        <w:t>confirmado</w:t>
      </w:r>
      <w:r w:rsidRPr="008A2035">
        <w:rPr>
          <w:rFonts w:asciiTheme="minorHAnsi" w:hAnsiTheme="minorHAnsi" w:cstheme="minorHAnsi"/>
        </w:rPr>
        <w:t xml:space="preserve"> no estudo de caso.</w:t>
      </w:r>
    </w:p>
    <w:p w14:paraId="4279B9C5" w14:textId="4235B4A9" w:rsidR="00A67824" w:rsidRPr="008A2035" w:rsidRDefault="009E7143" w:rsidP="00A51ACF">
      <w:pPr>
        <w:pStyle w:val="Ttulo2"/>
        <w:spacing w:line="240" w:lineRule="auto"/>
        <w:ind w:hanging="1066"/>
        <w:rPr>
          <w:rFonts w:asciiTheme="minorHAnsi" w:hAnsiTheme="minorHAnsi" w:cstheme="minorHAnsi"/>
        </w:rPr>
      </w:pPr>
      <w:bookmarkStart w:id="44" w:name="_Toc79094266"/>
      <w:bookmarkStart w:id="45" w:name="_Toc143370569"/>
      <w:r w:rsidRPr="008A2035">
        <w:rPr>
          <w:rFonts w:asciiTheme="minorHAnsi" w:hAnsiTheme="minorHAnsi" w:cstheme="minorHAnsi"/>
        </w:rPr>
        <w:t>5</w:t>
      </w:r>
      <w:r w:rsidR="00A67824" w:rsidRPr="008A2035">
        <w:rPr>
          <w:rFonts w:asciiTheme="minorHAnsi" w:hAnsiTheme="minorHAnsi" w:cstheme="minorHAnsi"/>
        </w:rPr>
        <w:t>.2</w:t>
      </w:r>
      <w:r w:rsidR="002B5F2C" w:rsidRPr="008A2035">
        <w:rPr>
          <w:rFonts w:asciiTheme="minorHAnsi" w:hAnsiTheme="minorHAnsi" w:cstheme="minorHAnsi"/>
        </w:rPr>
        <w:tab/>
      </w:r>
      <w:r w:rsidR="00337F13" w:rsidRPr="008A2035">
        <w:rPr>
          <w:rFonts w:asciiTheme="minorHAnsi" w:hAnsiTheme="minorHAnsi" w:cstheme="minorHAnsi"/>
        </w:rPr>
        <w:t>Resultados da investigação da legitimidade</w:t>
      </w:r>
      <w:r w:rsidRPr="008A2035">
        <w:rPr>
          <w:rFonts w:asciiTheme="minorHAnsi" w:hAnsiTheme="minorHAnsi" w:cstheme="minorHAnsi"/>
        </w:rPr>
        <w:t xml:space="preserve"> epistemológica</w:t>
      </w:r>
      <w:bookmarkEnd w:id="44"/>
      <w:bookmarkEnd w:id="45"/>
    </w:p>
    <w:p w14:paraId="004FC823" w14:textId="78E8FA2C" w:rsidR="00241F40" w:rsidRPr="008A2035" w:rsidRDefault="0028139D" w:rsidP="00A51ACF">
      <w:pPr>
        <w:suppressAutoHyphens/>
        <w:ind w:firstLine="709"/>
        <w:jc w:val="both"/>
        <w:rPr>
          <w:rFonts w:asciiTheme="minorHAnsi" w:hAnsiTheme="minorHAnsi" w:cstheme="minorHAnsi"/>
        </w:rPr>
      </w:pPr>
      <w:r w:rsidRPr="008A2035">
        <w:rPr>
          <w:rFonts w:asciiTheme="minorHAnsi" w:hAnsiTheme="minorHAnsi" w:cstheme="minorHAnsi"/>
        </w:rPr>
        <w:t xml:space="preserve">O estudo de caso avaliou a credibilidade das fontes de dados de </w:t>
      </w:r>
      <w:r w:rsidR="0040509F" w:rsidRPr="008A2035">
        <w:rPr>
          <w:rFonts w:asciiTheme="minorHAnsi" w:hAnsiTheme="minorHAnsi" w:cstheme="minorHAnsi"/>
        </w:rPr>
        <w:t>atividade</w:t>
      </w:r>
      <w:r w:rsidRPr="008A2035">
        <w:rPr>
          <w:rFonts w:asciiTheme="minorHAnsi" w:hAnsiTheme="minorHAnsi" w:cstheme="minorHAnsi"/>
        </w:rPr>
        <w:t>s executad</w:t>
      </w:r>
      <w:r w:rsidR="0040509F" w:rsidRPr="008A2035">
        <w:rPr>
          <w:rFonts w:asciiTheme="minorHAnsi" w:hAnsiTheme="minorHAnsi" w:cstheme="minorHAnsi"/>
        </w:rPr>
        <w:t>a</w:t>
      </w:r>
      <w:r w:rsidRPr="008A2035">
        <w:rPr>
          <w:rFonts w:asciiTheme="minorHAnsi" w:hAnsiTheme="minorHAnsi" w:cstheme="minorHAnsi"/>
        </w:rPr>
        <w:t xml:space="preserve">s sob o </w:t>
      </w:r>
      <w:r w:rsidR="008E7F8D" w:rsidRPr="008A2035">
        <w:rPr>
          <w:rFonts w:asciiTheme="minorHAnsi" w:hAnsiTheme="minorHAnsi" w:cstheme="minorHAnsi"/>
        </w:rPr>
        <w:t>método Grumbach</w:t>
      </w:r>
      <w:r w:rsidRPr="008A2035">
        <w:rPr>
          <w:rFonts w:asciiTheme="minorHAnsi" w:hAnsiTheme="minorHAnsi" w:cstheme="minorHAnsi"/>
        </w:rPr>
        <w:t xml:space="preserve">. </w:t>
      </w:r>
      <w:r w:rsidR="00241F40" w:rsidRPr="008A2035">
        <w:rPr>
          <w:rFonts w:asciiTheme="minorHAnsi" w:hAnsiTheme="minorHAnsi" w:cstheme="minorHAnsi"/>
        </w:rPr>
        <w:t>O processo foi executado em órgão público da administração direta. O órgão presta assistência jurídica, judicial e extrajudicial em todos os graus, de forma integral e gratuita, aos cidadãos que comprovam insuficiência de recursos; não se subordina a quaisquer dos poderes da República e é auditada pelo T</w:t>
      </w:r>
      <w:r w:rsidR="002D2042" w:rsidRPr="008A2035">
        <w:rPr>
          <w:rFonts w:asciiTheme="minorHAnsi" w:hAnsiTheme="minorHAnsi" w:cstheme="minorHAnsi"/>
        </w:rPr>
        <w:t xml:space="preserve">ribunal de </w:t>
      </w:r>
      <w:r w:rsidR="00241F40" w:rsidRPr="008A2035">
        <w:rPr>
          <w:rFonts w:asciiTheme="minorHAnsi" w:hAnsiTheme="minorHAnsi" w:cstheme="minorHAnsi"/>
        </w:rPr>
        <w:t>C</w:t>
      </w:r>
      <w:r w:rsidR="002D2042" w:rsidRPr="008A2035">
        <w:rPr>
          <w:rFonts w:asciiTheme="minorHAnsi" w:hAnsiTheme="minorHAnsi" w:cstheme="minorHAnsi"/>
        </w:rPr>
        <w:t xml:space="preserve">ontas da </w:t>
      </w:r>
      <w:r w:rsidR="00241F40" w:rsidRPr="008A2035">
        <w:rPr>
          <w:rFonts w:asciiTheme="minorHAnsi" w:hAnsiTheme="minorHAnsi" w:cstheme="minorHAnsi"/>
        </w:rPr>
        <w:t>U</w:t>
      </w:r>
      <w:r w:rsidR="002D2042" w:rsidRPr="008A2035">
        <w:rPr>
          <w:rFonts w:asciiTheme="minorHAnsi" w:hAnsiTheme="minorHAnsi" w:cstheme="minorHAnsi"/>
        </w:rPr>
        <w:t>nião</w:t>
      </w:r>
      <w:r w:rsidR="00241F40" w:rsidRPr="008A2035">
        <w:rPr>
          <w:rFonts w:asciiTheme="minorHAnsi" w:hAnsiTheme="minorHAnsi" w:cstheme="minorHAnsi"/>
        </w:rPr>
        <w:t xml:space="preserve">. A capacitação e assessoria sobre o método foram conduzidas pela </w:t>
      </w:r>
      <w:r w:rsidR="00D21B10" w:rsidRPr="008A2035">
        <w:rPr>
          <w:rFonts w:asciiTheme="minorHAnsi" w:hAnsiTheme="minorHAnsi" w:cstheme="minorHAnsi"/>
        </w:rPr>
        <w:t xml:space="preserve">mesma </w:t>
      </w:r>
      <w:r w:rsidR="00241F40" w:rsidRPr="008A2035">
        <w:rPr>
          <w:rFonts w:asciiTheme="minorHAnsi" w:hAnsiTheme="minorHAnsi" w:cstheme="minorHAnsi"/>
        </w:rPr>
        <w:t xml:space="preserve">empresa autora do </w:t>
      </w:r>
      <w:r w:rsidR="00241F40" w:rsidRPr="008A2035">
        <w:rPr>
          <w:rFonts w:asciiTheme="minorHAnsi" w:hAnsiTheme="minorHAnsi" w:cstheme="minorHAnsi"/>
          <w:i/>
          <w:iCs/>
        </w:rPr>
        <w:t>software</w:t>
      </w:r>
      <w:r w:rsidR="00D21B10" w:rsidRPr="008A2035">
        <w:rPr>
          <w:rFonts w:asciiTheme="minorHAnsi" w:hAnsiTheme="minorHAnsi" w:cstheme="minorHAnsi"/>
        </w:rPr>
        <w:t xml:space="preserve"> que apoia a execução das atividades</w:t>
      </w:r>
      <w:r w:rsidR="009538F9" w:rsidRPr="008A2035">
        <w:rPr>
          <w:rFonts w:asciiTheme="minorHAnsi" w:hAnsiTheme="minorHAnsi" w:cstheme="minorHAnsi"/>
        </w:rPr>
        <w:t>, incluindo</w:t>
      </w:r>
      <w:r w:rsidR="00241F40" w:rsidRPr="008A2035">
        <w:rPr>
          <w:rFonts w:asciiTheme="minorHAnsi" w:hAnsiTheme="minorHAnsi" w:cstheme="minorHAnsi"/>
        </w:rPr>
        <w:t>: registro dos dados, manuseio, consistência, visualização, acompanhamento e interpretação – para gerar informações estatísticas, por exemplo.</w:t>
      </w:r>
    </w:p>
    <w:p w14:paraId="668575BF" w14:textId="2EE7A6D0" w:rsidR="0028139D" w:rsidRPr="008A2035" w:rsidRDefault="0028139D" w:rsidP="00A51ACF">
      <w:pPr>
        <w:suppressAutoHyphens/>
        <w:ind w:firstLine="709"/>
        <w:jc w:val="both"/>
        <w:rPr>
          <w:rFonts w:asciiTheme="minorHAnsi" w:hAnsiTheme="minorHAnsi" w:cstheme="minorHAnsi"/>
        </w:rPr>
      </w:pPr>
      <w:r w:rsidRPr="008A2035">
        <w:rPr>
          <w:rFonts w:asciiTheme="minorHAnsi" w:hAnsiTheme="minorHAnsi" w:cstheme="minorHAnsi"/>
        </w:rPr>
        <w:t>Os dados estudados têm três origens: (a) relatórios d</w:t>
      </w:r>
      <w:r w:rsidR="00022375" w:rsidRPr="008A2035">
        <w:rPr>
          <w:rFonts w:asciiTheme="minorHAnsi" w:hAnsiTheme="minorHAnsi" w:cstheme="minorHAnsi"/>
        </w:rPr>
        <w:t>o andamento das</w:t>
      </w:r>
      <w:r w:rsidRPr="008A2035">
        <w:rPr>
          <w:rFonts w:asciiTheme="minorHAnsi" w:hAnsiTheme="minorHAnsi" w:cstheme="minorHAnsi"/>
        </w:rPr>
        <w:t xml:space="preserve"> atividades; (b) registros documentais de resultados parciais e finais e (c) </w:t>
      </w:r>
      <w:r w:rsidR="00022375" w:rsidRPr="008A2035">
        <w:rPr>
          <w:rFonts w:asciiTheme="minorHAnsi" w:hAnsiTheme="minorHAnsi" w:cstheme="minorHAnsi"/>
        </w:rPr>
        <w:t xml:space="preserve">depoimentos de </w:t>
      </w:r>
      <w:r w:rsidRPr="008A2035">
        <w:rPr>
          <w:rFonts w:asciiTheme="minorHAnsi" w:hAnsiTheme="minorHAnsi" w:cstheme="minorHAnsi"/>
        </w:rPr>
        <w:t xml:space="preserve">participantes. Os relatórios trazem a memória de como as atividades foram desenvolvidas; os documentos </w:t>
      </w:r>
      <w:r w:rsidR="00AA676B" w:rsidRPr="008A2035">
        <w:rPr>
          <w:rFonts w:asciiTheme="minorHAnsi" w:hAnsiTheme="minorHAnsi" w:cstheme="minorHAnsi"/>
        </w:rPr>
        <w:t>registr</w:t>
      </w:r>
      <w:r w:rsidRPr="008A2035">
        <w:rPr>
          <w:rFonts w:asciiTheme="minorHAnsi" w:hAnsiTheme="minorHAnsi" w:cstheme="minorHAnsi"/>
        </w:rPr>
        <w:t xml:space="preserve">am o </w:t>
      </w:r>
      <w:r w:rsidR="00AA676B" w:rsidRPr="008A2035">
        <w:rPr>
          <w:rFonts w:asciiTheme="minorHAnsi" w:hAnsiTheme="minorHAnsi" w:cstheme="minorHAnsi"/>
        </w:rPr>
        <w:t>consens</w:t>
      </w:r>
      <w:r w:rsidRPr="008A2035">
        <w:rPr>
          <w:rFonts w:asciiTheme="minorHAnsi" w:hAnsiTheme="minorHAnsi" w:cstheme="minorHAnsi"/>
        </w:rPr>
        <w:t xml:space="preserve">o ao final de cada atividade; os </w:t>
      </w:r>
      <w:r w:rsidR="00EA199D" w:rsidRPr="008A2035">
        <w:rPr>
          <w:rFonts w:asciiTheme="minorHAnsi" w:hAnsiTheme="minorHAnsi" w:cstheme="minorHAnsi"/>
        </w:rPr>
        <w:t xml:space="preserve">depoimentos </w:t>
      </w:r>
      <w:r w:rsidRPr="008A2035">
        <w:rPr>
          <w:rFonts w:asciiTheme="minorHAnsi" w:hAnsiTheme="minorHAnsi" w:cstheme="minorHAnsi"/>
        </w:rPr>
        <w:t>preenchem lacunas documentais e melhoram o entendimento dos registros formais</w:t>
      </w:r>
      <w:r w:rsidR="00754228" w:rsidRPr="008A2035">
        <w:rPr>
          <w:rFonts w:asciiTheme="minorHAnsi" w:hAnsiTheme="minorHAnsi" w:cstheme="minorHAnsi"/>
        </w:rPr>
        <w:t>.</w:t>
      </w:r>
    </w:p>
    <w:p w14:paraId="3F874FF4" w14:textId="33480985" w:rsidR="00DF4626" w:rsidRPr="008A2035" w:rsidRDefault="00DF4626" w:rsidP="00A51ACF">
      <w:pPr>
        <w:suppressAutoHyphens/>
        <w:ind w:firstLine="709"/>
        <w:jc w:val="both"/>
        <w:rPr>
          <w:rFonts w:asciiTheme="minorHAnsi" w:hAnsiTheme="minorHAnsi" w:cstheme="minorHAnsi"/>
        </w:rPr>
      </w:pPr>
      <w:r w:rsidRPr="008A2035">
        <w:rPr>
          <w:rFonts w:asciiTheme="minorHAnsi" w:hAnsiTheme="minorHAnsi" w:cstheme="minorHAnsi"/>
        </w:rPr>
        <w:t xml:space="preserve">A instituição iniciou em 2018 um processo de planejamento estratégico com horizonte em 2040. </w:t>
      </w:r>
      <w:r w:rsidR="007B450C" w:rsidRPr="008A2035">
        <w:rPr>
          <w:rFonts w:asciiTheme="minorHAnsi" w:hAnsiTheme="minorHAnsi" w:cstheme="minorHAnsi"/>
        </w:rPr>
        <w:t>Seis</w:t>
      </w:r>
      <w:r w:rsidRPr="008A2035">
        <w:rPr>
          <w:rFonts w:asciiTheme="minorHAnsi" w:hAnsiTheme="minorHAnsi" w:cstheme="minorHAnsi"/>
        </w:rPr>
        <w:t xml:space="preserve"> </w:t>
      </w:r>
      <w:r w:rsidRPr="008A2035">
        <w:rPr>
          <w:rFonts w:asciiTheme="minorHAnsi" w:hAnsiTheme="minorHAnsi" w:cstheme="minorHAnsi"/>
          <w:i/>
          <w:iCs/>
        </w:rPr>
        <w:t>workshops</w:t>
      </w:r>
      <w:r w:rsidRPr="008A2035">
        <w:rPr>
          <w:rFonts w:asciiTheme="minorHAnsi" w:hAnsiTheme="minorHAnsi" w:cstheme="minorHAnsi"/>
        </w:rPr>
        <w:t xml:space="preserve"> tiveram a participação de 150 defensores e servidores de todo o território nacional</w:t>
      </w:r>
      <w:r w:rsidR="000C2D86" w:rsidRPr="008A2035">
        <w:rPr>
          <w:rFonts w:asciiTheme="minorHAnsi" w:hAnsiTheme="minorHAnsi" w:cstheme="minorHAnsi"/>
        </w:rPr>
        <w:t>,</w:t>
      </w:r>
      <w:r w:rsidRPr="008A2035">
        <w:rPr>
          <w:rFonts w:asciiTheme="minorHAnsi" w:hAnsiTheme="minorHAnsi" w:cstheme="minorHAnsi"/>
        </w:rPr>
        <w:t xml:space="preserve"> de diversos órgãos e setores da instituição. </w:t>
      </w:r>
      <w:proofErr w:type="spellStart"/>
      <w:r w:rsidRPr="008A2035">
        <w:rPr>
          <w:rFonts w:asciiTheme="minorHAnsi" w:hAnsiTheme="minorHAnsi" w:cstheme="minorHAnsi"/>
        </w:rPr>
        <w:t>As</w:t>
      </w:r>
      <w:proofErr w:type="spellEnd"/>
      <w:r w:rsidRPr="008A2035">
        <w:rPr>
          <w:rFonts w:asciiTheme="minorHAnsi" w:hAnsiTheme="minorHAnsi" w:cstheme="minorHAnsi"/>
        </w:rPr>
        <w:t xml:space="preserve"> 24 horas de cada </w:t>
      </w:r>
      <w:r w:rsidRPr="008A2035">
        <w:rPr>
          <w:rFonts w:asciiTheme="minorHAnsi" w:hAnsiTheme="minorHAnsi" w:cstheme="minorHAnsi"/>
          <w:i/>
          <w:iCs/>
        </w:rPr>
        <w:t>workshop</w:t>
      </w:r>
      <w:r w:rsidRPr="008A2035">
        <w:rPr>
          <w:rFonts w:asciiTheme="minorHAnsi" w:hAnsiTheme="minorHAnsi" w:cstheme="minorHAnsi"/>
        </w:rPr>
        <w:t xml:space="preserve"> foram divididas em três dias e a quantidade de participantes presenciais limitada a trinta, adotado </w:t>
      </w:r>
      <w:r w:rsidR="006659A3" w:rsidRPr="008A2035">
        <w:rPr>
          <w:rFonts w:asciiTheme="minorHAnsi" w:hAnsiTheme="minorHAnsi" w:cstheme="minorHAnsi"/>
        </w:rPr>
        <w:t>um</w:t>
      </w:r>
      <w:r w:rsidR="00420B8A" w:rsidRPr="008A2035">
        <w:rPr>
          <w:rFonts w:asciiTheme="minorHAnsi" w:hAnsiTheme="minorHAnsi" w:cstheme="minorHAnsi"/>
        </w:rPr>
        <w:t xml:space="preserve"> </w:t>
      </w:r>
      <w:r w:rsidRPr="008A2035">
        <w:rPr>
          <w:rFonts w:asciiTheme="minorHAnsi" w:hAnsiTheme="minorHAnsi" w:cstheme="minorHAnsi"/>
        </w:rPr>
        <w:t xml:space="preserve">regime de rodízio. Os </w:t>
      </w:r>
      <w:r w:rsidRPr="008A2035">
        <w:rPr>
          <w:rFonts w:asciiTheme="minorHAnsi" w:hAnsiTheme="minorHAnsi" w:cstheme="minorHAnsi"/>
          <w:i/>
          <w:iCs/>
        </w:rPr>
        <w:t>workshops</w:t>
      </w:r>
      <w:r w:rsidRPr="008A2035">
        <w:rPr>
          <w:rFonts w:asciiTheme="minorHAnsi" w:hAnsiTheme="minorHAnsi" w:cstheme="minorHAnsi"/>
        </w:rPr>
        <w:t xml:space="preserve"> tiveram início em outubro de 2018</w:t>
      </w:r>
      <w:r w:rsidR="00582909" w:rsidRPr="008A2035">
        <w:rPr>
          <w:rFonts w:asciiTheme="minorHAnsi" w:hAnsiTheme="minorHAnsi" w:cstheme="minorHAnsi"/>
        </w:rPr>
        <w:t>.</w:t>
      </w:r>
      <w:r w:rsidRPr="008A2035">
        <w:rPr>
          <w:rFonts w:asciiTheme="minorHAnsi" w:hAnsiTheme="minorHAnsi" w:cstheme="minorHAnsi"/>
        </w:rPr>
        <w:t xml:space="preserve"> </w:t>
      </w:r>
      <w:r w:rsidR="00582909" w:rsidRPr="008A2035">
        <w:rPr>
          <w:rFonts w:asciiTheme="minorHAnsi" w:hAnsiTheme="minorHAnsi" w:cstheme="minorHAnsi"/>
        </w:rPr>
        <w:t>E</w:t>
      </w:r>
      <w:r w:rsidRPr="008A2035">
        <w:rPr>
          <w:rFonts w:asciiTheme="minorHAnsi" w:hAnsiTheme="minorHAnsi" w:cstheme="minorHAnsi"/>
        </w:rPr>
        <w:t>m dois meses foram concluídos o diagnóstico estratégico e as análises reativa e prospectiva</w:t>
      </w:r>
      <w:r w:rsidR="00582909" w:rsidRPr="008A2035">
        <w:rPr>
          <w:rFonts w:asciiTheme="minorHAnsi" w:hAnsiTheme="minorHAnsi" w:cstheme="minorHAnsi"/>
        </w:rPr>
        <w:t>. Estes</w:t>
      </w:r>
      <w:r w:rsidRPr="008A2035">
        <w:rPr>
          <w:rFonts w:asciiTheme="minorHAnsi" w:hAnsiTheme="minorHAnsi" w:cstheme="minorHAnsi"/>
        </w:rPr>
        <w:t xml:space="preserve"> viriam a subsidiar o plano estratégico</w:t>
      </w:r>
      <w:r w:rsidR="00582909" w:rsidRPr="008A2035">
        <w:rPr>
          <w:rFonts w:asciiTheme="minorHAnsi" w:hAnsiTheme="minorHAnsi" w:cstheme="minorHAnsi"/>
        </w:rPr>
        <w:t>,</w:t>
      </w:r>
      <w:r w:rsidRPr="008A2035">
        <w:rPr>
          <w:rFonts w:asciiTheme="minorHAnsi" w:hAnsiTheme="minorHAnsi" w:cstheme="minorHAnsi"/>
        </w:rPr>
        <w:t xml:space="preserve"> trabalho </w:t>
      </w:r>
      <w:r w:rsidR="00582909" w:rsidRPr="008A2035">
        <w:rPr>
          <w:rFonts w:asciiTheme="minorHAnsi" w:hAnsiTheme="minorHAnsi" w:cstheme="minorHAnsi"/>
        </w:rPr>
        <w:t>iniciado</w:t>
      </w:r>
      <w:r w:rsidRPr="008A2035">
        <w:rPr>
          <w:rFonts w:asciiTheme="minorHAnsi" w:hAnsiTheme="minorHAnsi" w:cstheme="minorHAnsi"/>
        </w:rPr>
        <w:t xml:space="preserve"> em 2019.</w:t>
      </w:r>
    </w:p>
    <w:p w14:paraId="6B28F83E" w14:textId="69AB933A" w:rsidR="0089773F" w:rsidRPr="008A2035" w:rsidRDefault="00D62773" w:rsidP="00A51ACF">
      <w:pPr>
        <w:suppressAutoHyphens/>
        <w:ind w:firstLine="709"/>
        <w:jc w:val="both"/>
        <w:rPr>
          <w:rFonts w:asciiTheme="minorHAnsi" w:hAnsiTheme="minorHAnsi" w:cstheme="minorHAnsi"/>
        </w:rPr>
      </w:pPr>
      <w:r w:rsidRPr="008A2035">
        <w:rPr>
          <w:rFonts w:asciiTheme="minorHAnsi" w:hAnsiTheme="minorHAnsi" w:cstheme="minorHAnsi"/>
        </w:rPr>
        <w:t xml:space="preserve">No primeiro </w:t>
      </w:r>
      <w:r w:rsidR="00CE006D" w:rsidRPr="008A2035">
        <w:rPr>
          <w:rFonts w:asciiTheme="minorHAnsi" w:hAnsiTheme="minorHAnsi" w:cstheme="minorHAnsi"/>
        </w:rPr>
        <w:t xml:space="preserve">e segundo </w:t>
      </w:r>
      <w:r w:rsidRPr="008A2035">
        <w:rPr>
          <w:rFonts w:asciiTheme="minorHAnsi" w:hAnsiTheme="minorHAnsi" w:cstheme="minorHAnsi"/>
          <w:i/>
          <w:iCs/>
        </w:rPr>
        <w:t>workshop</w:t>
      </w:r>
      <w:r w:rsidR="00CE006D" w:rsidRPr="008A2035">
        <w:rPr>
          <w:rFonts w:asciiTheme="minorHAnsi" w:hAnsiTheme="minorHAnsi" w:cstheme="minorHAnsi"/>
          <w:i/>
          <w:iCs/>
        </w:rPr>
        <w:t>s</w:t>
      </w:r>
      <w:r w:rsidRPr="008A2035">
        <w:rPr>
          <w:rFonts w:asciiTheme="minorHAnsi" w:hAnsiTheme="minorHAnsi" w:cstheme="minorHAnsi"/>
        </w:rPr>
        <w:t>,</w:t>
      </w:r>
      <w:r w:rsidR="002E3957" w:rsidRPr="008A2035">
        <w:rPr>
          <w:rFonts w:asciiTheme="minorHAnsi" w:hAnsiTheme="minorHAnsi" w:cstheme="minorHAnsi"/>
        </w:rPr>
        <w:t xml:space="preserve"> </w:t>
      </w:r>
      <w:r w:rsidRPr="008A2035">
        <w:rPr>
          <w:rFonts w:asciiTheme="minorHAnsi" w:hAnsiTheme="minorHAnsi" w:cstheme="minorHAnsi"/>
        </w:rPr>
        <w:t>os participant</w:t>
      </w:r>
      <w:r w:rsidR="0089773F" w:rsidRPr="008A2035">
        <w:rPr>
          <w:rFonts w:asciiTheme="minorHAnsi" w:hAnsiTheme="minorHAnsi" w:cstheme="minorHAnsi"/>
        </w:rPr>
        <w:t xml:space="preserve">es se basearam em </w:t>
      </w:r>
      <w:r w:rsidRPr="008A2035">
        <w:rPr>
          <w:rFonts w:asciiTheme="minorHAnsi" w:hAnsiTheme="minorHAnsi" w:cstheme="minorHAnsi"/>
        </w:rPr>
        <w:t>documentos oficiais elaborados e revisados por equipes de trabalho e chancelados por diretores de departamentos</w:t>
      </w:r>
      <w:r w:rsidR="003C4E24" w:rsidRPr="008A2035">
        <w:rPr>
          <w:rFonts w:asciiTheme="minorHAnsi" w:hAnsiTheme="minorHAnsi" w:cstheme="minorHAnsi"/>
        </w:rPr>
        <w:t>.</w:t>
      </w:r>
      <w:r w:rsidRPr="008A2035">
        <w:rPr>
          <w:rFonts w:asciiTheme="minorHAnsi" w:hAnsiTheme="minorHAnsi" w:cstheme="minorHAnsi"/>
        </w:rPr>
        <w:t xml:space="preserve"> </w:t>
      </w:r>
      <w:r w:rsidR="003C4E24" w:rsidRPr="008A2035">
        <w:rPr>
          <w:rFonts w:asciiTheme="minorHAnsi" w:hAnsiTheme="minorHAnsi" w:cstheme="minorHAnsi"/>
        </w:rPr>
        <w:t xml:space="preserve">Eles foram usados </w:t>
      </w:r>
      <w:r w:rsidR="0089773F" w:rsidRPr="008A2035">
        <w:rPr>
          <w:rFonts w:asciiTheme="minorHAnsi" w:hAnsiTheme="minorHAnsi" w:cstheme="minorHAnsi"/>
        </w:rPr>
        <w:t>para definir</w:t>
      </w:r>
      <w:r w:rsidR="00CE006D" w:rsidRPr="008A2035">
        <w:rPr>
          <w:rFonts w:asciiTheme="minorHAnsi" w:hAnsiTheme="minorHAnsi" w:cstheme="minorHAnsi"/>
        </w:rPr>
        <w:t xml:space="preserve"> </w:t>
      </w:r>
      <w:r w:rsidR="0089773F" w:rsidRPr="008A2035">
        <w:rPr>
          <w:rFonts w:asciiTheme="minorHAnsi" w:hAnsiTheme="minorHAnsi" w:cstheme="minorHAnsi"/>
        </w:rPr>
        <w:t>a estrutura organizacional da instituição</w:t>
      </w:r>
      <w:r w:rsidR="005948D2" w:rsidRPr="008A2035">
        <w:rPr>
          <w:rFonts w:asciiTheme="minorHAnsi" w:hAnsiTheme="minorHAnsi" w:cstheme="minorHAnsi"/>
        </w:rPr>
        <w:t>,</w:t>
      </w:r>
      <w:r w:rsidR="00CE006D" w:rsidRPr="008A2035">
        <w:rPr>
          <w:rFonts w:asciiTheme="minorHAnsi" w:hAnsiTheme="minorHAnsi" w:cstheme="minorHAnsi"/>
        </w:rPr>
        <w:t xml:space="preserve"> necessidades e riscos</w:t>
      </w:r>
      <w:r w:rsidR="0089773F" w:rsidRPr="008A2035">
        <w:rPr>
          <w:rFonts w:asciiTheme="minorHAnsi" w:hAnsiTheme="minorHAnsi" w:cstheme="minorHAnsi"/>
        </w:rPr>
        <w:t xml:space="preserve">. </w:t>
      </w:r>
      <w:r w:rsidR="00A47CD9" w:rsidRPr="008A2035">
        <w:rPr>
          <w:rFonts w:asciiTheme="minorHAnsi" w:hAnsiTheme="minorHAnsi" w:cstheme="minorHAnsi"/>
        </w:rPr>
        <w:t>Trata-se</w:t>
      </w:r>
      <w:r w:rsidR="00F24838" w:rsidRPr="008A2035">
        <w:rPr>
          <w:rFonts w:asciiTheme="minorHAnsi" w:hAnsiTheme="minorHAnsi" w:cstheme="minorHAnsi"/>
        </w:rPr>
        <w:t xml:space="preserve"> de</w:t>
      </w:r>
      <w:r w:rsidR="0089773F" w:rsidRPr="008A2035">
        <w:rPr>
          <w:rFonts w:asciiTheme="minorHAnsi" w:hAnsiTheme="minorHAnsi" w:cstheme="minorHAnsi"/>
        </w:rPr>
        <w:t xml:space="preserve"> </w:t>
      </w:r>
      <w:r w:rsidRPr="008A2035">
        <w:rPr>
          <w:rFonts w:asciiTheme="minorHAnsi" w:hAnsiTheme="minorHAnsi" w:cstheme="minorHAnsi"/>
        </w:rPr>
        <w:t>fontes de dados documentais</w:t>
      </w:r>
      <w:r w:rsidR="001665C8" w:rsidRPr="008A2035">
        <w:rPr>
          <w:rFonts w:asciiTheme="minorHAnsi" w:hAnsiTheme="minorHAnsi" w:cstheme="minorHAnsi"/>
        </w:rPr>
        <w:t>,</w:t>
      </w:r>
      <w:r w:rsidRPr="008A2035">
        <w:rPr>
          <w:rFonts w:asciiTheme="minorHAnsi" w:hAnsiTheme="minorHAnsi" w:cstheme="minorHAnsi"/>
        </w:rPr>
        <w:t xml:space="preserve"> internas e primárias</w:t>
      </w:r>
      <w:r w:rsidR="0089773F" w:rsidRPr="008A2035">
        <w:rPr>
          <w:rFonts w:asciiTheme="minorHAnsi" w:hAnsiTheme="minorHAnsi" w:cstheme="minorHAnsi"/>
        </w:rPr>
        <w:t xml:space="preserve">, de modo que os atributos autenticidade, competência e confiança </w:t>
      </w:r>
      <w:r w:rsidRPr="008A2035">
        <w:rPr>
          <w:rFonts w:asciiTheme="minorHAnsi" w:hAnsiTheme="minorHAnsi" w:cstheme="minorHAnsi"/>
        </w:rPr>
        <w:t xml:space="preserve">em cada </w:t>
      </w:r>
      <w:r w:rsidR="00CC42DE" w:rsidRPr="008A2035">
        <w:rPr>
          <w:rFonts w:asciiTheme="minorHAnsi" w:hAnsiTheme="minorHAnsi" w:cstheme="minorHAnsi"/>
        </w:rPr>
        <w:t xml:space="preserve">uma das </w:t>
      </w:r>
      <w:r w:rsidR="0089773F" w:rsidRPr="008A2035">
        <w:rPr>
          <w:rFonts w:asciiTheme="minorHAnsi" w:hAnsiTheme="minorHAnsi" w:cstheme="minorHAnsi"/>
        </w:rPr>
        <w:t>fonte</w:t>
      </w:r>
      <w:r w:rsidR="00CC42DE" w:rsidRPr="008A2035">
        <w:rPr>
          <w:rFonts w:asciiTheme="minorHAnsi" w:hAnsiTheme="minorHAnsi" w:cstheme="minorHAnsi"/>
        </w:rPr>
        <w:t>s</w:t>
      </w:r>
      <w:r w:rsidR="0089773F" w:rsidRPr="008A2035">
        <w:rPr>
          <w:rFonts w:asciiTheme="minorHAnsi" w:hAnsiTheme="minorHAnsi" w:cstheme="minorHAnsi"/>
        </w:rPr>
        <w:t xml:space="preserve"> de dados recebe</w:t>
      </w:r>
      <w:r w:rsidR="00792CAD" w:rsidRPr="008A2035">
        <w:rPr>
          <w:rFonts w:asciiTheme="minorHAnsi" w:hAnsiTheme="minorHAnsi" w:cstheme="minorHAnsi"/>
        </w:rPr>
        <w:t>ra</w:t>
      </w:r>
      <w:r w:rsidR="0089773F" w:rsidRPr="008A2035">
        <w:rPr>
          <w:rFonts w:asciiTheme="minorHAnsi" w:hAnsiTheme="minorHAnsi" w:cstheme="minorHAnsi"/>
        </w:rPr>
        <w:t xml:space="preserve">m nota </w:t>
      </w:r>
      <w:r w:rsidRPr="008A2035">
        <w:rPr>
          <w:rFonts w:asciiTheme="minorHAnsi" w:hAnsiTheme="minorHAnsi" w:cstheme="minorHAnsi"/>
        </w:rPr>
        <w:t>(</w:t>
      </w:r>
      <w:r w:rsidR="0089773F" w:rsidRPr="008A2035">
        <w:rPr>
          <w:rFonts w:asciiTheme="minorHAnsi" w:hAnsiTheme="minorHAnsi" w:cstheme="minorHAnsi"/>
        </w:rPr>
        <w:t>4</w:t>
      </w:r>
      <w:r w:rsidRPr="008A2035">
        <w:rPr>
          <w:rFonts w:asciiTheme="minorHAnsi" w:hAnsiTheme="minorHAnsi" w:cstheme="minorHAnsi"/>
        </w:rPr>
        <w:t>)</w:t>
      </w:r>
      <w:r w:rsidR="0089773F" w:rsidRPr="008A2035">
        <w:rPr>
          <w:rFonts w:asciiTheme="minorHAnsi" w:hAnsiTheme="minorHAnsi" w:cstheme="minorHAnsi"/>
        </w:rPr>
        <w:t xml:space="preserve"> </w:t>
      </w:r>
      <w:r w:rsidR="00BC5B4F" w:rsidRPr="008A2035">
        <w:rPr>
          <w:rFonts w:asciiTheme="minorHAnsi" w:hAnsiTheme="minorHAnsi" w:cstheme="minorHAnsi"/>
        </w:rPr>
        <w:t>e a credibilidade foi julgada como máxima</w:t>
      </w:r>
      <w:r w:rsidR="0089773F" w:rsidRPr="008A2035">
        <w:rPr>
          <w:rFonts w:asciiTheme="minorHAnsi" w:hAnsiTheme="minorHAnsi" w:cstheme="minorHAnsi"/>
        </w:rPr>
        <w:t>.</w:t>
      </w:r>
    </w:p>
    <w:p w14:paraId="4BD87D77" w14:textId="5A2F1490" w:rsidR="00020BDB" w:rsidRPr="008A2035" w:rsidRDefault="009C0896" w:rsidP="00A51ACF">
      <w:pPr>
        <w:suppressAutoHyphens/>
        <w:ind w:firstLine="709"/>
        <w:jc w:val="both"/>
        <w:rPr>
          <w:rFonts w:asciiTheme="minorHAnsi" w:hAnsiTheme="minorHAnsi" w:cstheme="minorHAnsi"/>
        </w:rPr>
      </w:pPr>
      <w:r w:rsidRPr="008A2035">
        <w:rPr>
          <w:rFonts w:asciiTheme="minorHAnsi" w:hAnsiTheme="minorHAnsi" w:cstheme="minorHAnsi"/>
        </w:rPr>
        <w:lastRenderedPageBreak/>
        <w:t xml:space="preserve">No terceiro </w:t>
      </w:r>
      <w:r w:rsidRPr="008A2035">
        <w:rPr>
          <w:rFonts w:asciiTheme="minorHAnsi" w:hAnsiTheme="minorHAnsi" w:cstheme="minorHAnsi"/>
          <w:i/>
          <w:iCs/>
        </w:rPr>
        <w:t>workshop</w:t>
      </w:r>
      <w:r w:rsidRPr="008A2035">
        <w:rPr>
          <w:rFonts w:asciiTheme="minorHAnsi" w:hAnsiTheme="minorHAnsi" w:cstheme="minorHAnsi"/>
        </w:rPr>
        <w:t>, os participantes</w:t>
      </w:r>
      <w:r w:rsidR="00020BDB" w:rsidRPr="008A2035">
        <w:rPr>
          <w:rFonts w:asciiTheme="minorHAnsi" w:hAnsiTheme="minorHAnsi" w:cstheme="minorHAnsi"/>
        </w:rPr>
        <w:t xml:space="preserve"> se basearam em </w:t>
      </w:r>
      <w:r w:rsidR="00BA3C16" w:rsidRPr="008A2035">
        <w:rPr>
          <w:rFonts w:asciiTheme="minorHAnsi" w:hAnsiTheme="minorHAnsi" w:cstheme="minorHAnsi"/>
        </w:rPr>
        <w:t xml:space="preserve">dados de instituições de pesquisa, agências oficiais de notícias, instituições federais dos três poderes, organizações não governamentais nacionais e internacionais, artigos científicos, jornais de grande circulação no país etc. </w:t>
      </w:r>
      <w:r w:rsidR="000E45E8" w:rsidRPr="008A2035">
        <w:rPr>
          <w:rFonts w:asciiTheme="minorHAnsi" w:hAnsiTheme="minorHAnsi" w:cstheme="minorHAnsi"/>
        </w:rPr>
        <w:t xml:space="preserve">para elaborar as questões estratégicas e definir os pontos de corte dos eventos da pesquisa Delphi. </w:t>
      </w:r>
      <w:r w:rsidR="00E35880" w:rsidRPr="008A2035">
        <w:rPr>
          <w:rFonts w:asciiTheme="minorHAnsi" w:hAnsiTheme="minorHAnsi" w:cstheme="minorHAnsi"/>
        </w:rPr>
        <w:t>Trata-se</w:t>
      </w:r>
      <w:r w:rsidR="003600A2" w:rsidRPr="008A2035">
        <w:rPr>
          <w:rFonts w:asciiTheme="minorHAnsi" w:hAnsiTheme="minorHAnsi" w:cstheme="minorHAnsi"/>
        </w:rPr>
        <w:t xml:space="preserve"> de</w:t>
      </w:r>
      <w:r w:rsidR="00BA3C16" w:rsidRPr="008A2035">
        <w:rPr>
          <w:rFonts w:asciiTheme="minorHAnsi" w:hAnsiTheme="minorHAnsi" w:cstheme="minorHAnsi"/>
        </w:rPr>
        <w:t xml:space="preserve"> </w:t>
      </w:r>
      <w:r w:rsidR="00020BDB" w:rsidRPr="008A2035">
        <w:rPr>
          <w:rFonts w:asciiTheme="minorHAnsi" w:hAnsiTheme="minorHAnsi" w:cstheme="minorHAnsi"/>
        </w:rPr>
        <w:t xml:space="preserve">fontes de dados documentais, internas e externas, primárias e secundárias. Os atributos autenticidade, competência e confiança </w:t>
      </w:r>
      <w:r w:rsidR="00792CAD" w:rsidRPr="008A2035">
        <w:rPr>
          <w:rFonts w:asciiTheme="minorHAnsi" w:hAnsiTheme="minorHAnsi" w:cstheme="minorHAnsi"/>
        </w:rPr>
        <w:t xml:space="preserve">de cada uma </w:t>
      </w:r>
      <w:r w:rsidRPr="008A2035">
        <w:rPr>
          <w:rFonts w:asciiTheme="minorHAnsi" w:hAnsiTheme="minorHAnsi" w:cstheme="minorHAnsi"/>
        </w:rPr>
        <w:t>das fontes de dados recebe</w:t>
      </w:r>
      <w:r w:rsidR="00792CAD" w:rsidRPr="008A2035">
        <w:rPr>
          <w:rFonts w:asciiTheme="minorHAnsi" w:hAnsiTheme="minorHAnsi" w:cstheme="minorHAnsi"/>
        </w:rPr>
        <w:t>ra</w:t>
      </w:r>
      <w:r w:rsidRPr="008A2035">
        <w:rPr>
          <w:rFonts w:asciiTheme="minorHAnsi" w:hAnsiTheme="minorHAnsi" w:cstheme="minorHAnsi"/>
        </w:rPr>
        <w:t xml:space="preserve">m </w:t>
      </w:r>
      <w:r w:rsidR="00BC5B4F" w:rsidRPr="008A2035">
        <w:rPr>
          <w:rFonts w:asciiTheme="minorHAnsi" w:hAnsiTheme="minorHAnsi" w:cstheme="minorHAnsi"/>
        </w:rPr>
        <w:t>nota (4).</w:t>
      </w:r>
    </w:p>
    <w:p w14:paraId="137B7829" w14:textId="65985619" w:rsidR="001E2055" w:rsidRPr="008A2035" w:rsidRDefault="00F62D7B" w:rsidP="00A51ACF">
      <w:pPr>
        <w:suppressAutoHyphens/>
        <w:ind w:firstLine="709"/>
        <w:jc w:val="both"/>
        <w:rPr>
          <w:rFonts w:asciiTheme="minorHAnsi" w:hAnsiTheme="minorHAnsi" w:cstheme="minorHAnsi"/>
        </w:rPr>
      </w:pPr>
      <w:r w:rsidRPr="008A2035">
        <w:rPr>
          <w:rFonts w:asciiTheme="minorHAnsi" w:hAnsiTheme="minorHAnsi" w:cstheme="minorHAnsi"/>
        </w:rPr>
        <w:t xml:space="preserve">No quarto </w:t>
      </w:r>
      <w:r w:rsidRPr="008A2035">
        <w:rPr>
          <w:rFonts w:asciiTheme="minorHAnsi" w:hAnsiTheme="minorHAnsi" w:cstheme="minorHAnsi"/>
          <w:i/>
          <w:iCs/>
        </w:rPr>
        <w:t>workshop</w:t>
      </w:r>
      <w:r w:rsidRPr="008A2035">
        <w:rPr>
          <w:rFonts w:asciiTheme="minorHAnsi" w:hAnsiTheme="minorHAnsi" w:cstheme="minorHAnsi"/>
        </w:rPr>
        <w:t>, os participantes</w:t>
      </w:r>
      <w:r w:rsidR="006B486D" w:rsidRPr="008A2035">
        <w:rPr>
          <w:rFonts w:asciiTheme="minorHAnsi" w:hAnsiTheme="minorHAnsi" w:cstheme="minorHAnsi"/>
        </w:rPr>
        <w:t xml:space="preserve"> se basearam em dados </w:t>
      </w:r>
      <w:r w:rsidR="00503F3F" w:rsidRPr="008A2035">
        <w:rPr>
          <w:rFonts w:asciiTheme="minorHAnsi" w:hAnsiTheme="minorHAnsi" w:cstheme="minorHAnsi"/>
        </w:rPr>
        <w:t>gerad</w:t>
      </w:r>
      <w:r w:rsidR="006B486D" w:rsidRPr="008A2035">
        <w:rPr>
          <w:rFonts w:asciiTheme="minorHAnsi" w:hAnsiTheme="minorHAnsi" w:cstheme="minorHAnsi"/>
        </w:rPr>
        <w:t xml:space="preserve">os </w:t>
      </w:r>
      <w:r w:rsidR="001A22B5" w:rsidRPr="008A2035">
        <w:rPr>
          <w:rFonts w:asciiTheme="minorHAnsi" w:hAnsiTheme="minorHAnsi" w:cstheme="minorHAnsi"/>
        </w:rPr>
        <w:t>em</w:t>
      </w:r>
      <w:r w:rsidR="006B486D" w:rsidRPr="008A2035">
        <w:rPr>
          <w:rFonts w:asciiTheme="minorHAnsi" w:hAnsiTheme="minorHAnsi" w:cstheme="minorHAnsi"/>
        </w:rPr>
        <w:t xml:space="preserve"> etapas anteriores do processo para propor medidas corretivas e mitigatórias aos pontos fracos da instituição no cenário atual, bem como para melhor aproveitamento dos pontos fortes. </w:t>
      </w:r>
      <w:r w:rsidR="003600A2" w:rsidRPr="008A2035">
        <w:rPr>
          <w:rFonts w:asciiTheme="minorHAnsi" w:hAnsiTheme="minorHAnsi" w:cstheme="minorHAnsi"/>
        </w:rPr>
        <w:t>Trata-se de</w:t>
      </w:r>
      <w:r w:rsidR="000D73F5" w:rsidRPr="008A2035">
        <w:rPr>
          <w:rFonts w:asciiTheme="minorHAnsi" w:hAnsiTheme="minorHAnsi" w:cstheme="minorHAnsi"/>
        </w:rPr>
        <w:t xml:space="preserve"> fontes de dados </w:t>
      </w:r>
      <w:r w:rsidR="008A370D" w:rsidRPr="008A2035">
        <w:rPr>
          <w:rFonts w:asciiTheme="minorHAnsi" w:hAnsiTheme="minorHAnsi" w:cstheme="minorHAnsi"/>
        </w:rPr>
        <w:t>document</w:t>
      </w:r>
      <w:r w:rsidR="000D73F5" w:rsidRPr="008A2035">
        <w:rPr>
          <w:rFonts w:asciiTheme="minorHAnsi" w:hAnsiTheme="minorHAnsi" w:cstheme="minorHAnsi"/>
        </w:rPr>
        <w:t xml:space="preserve">ais, </w:t>
      </w:r>
      <w:r w:rsidR="008A370D" w:rsidRPr="008A2035">
        <w:rPr>
          <w:rFonts w:asciiTheme="minorHAnsi" w:hAnsiTheme="minorHAnsi" w:cstheme="minorHAnsi"/>
        </w:rPr>
        <w:t>in</w:t>
      </w:r>
      <w:r w:rsidR="000D73F5" w:rsidRPr="008A2035">
        <w:rPr>
          <w:rFonts w:asciiTheme="minorHAnsi" w:hAnsiTheme="minorHAnsi" w:cstheme="minorHAnsi"/>
        </w:rPr>
        <w:t xml:space="preserve">ternas e primárias. </w:t>
      </w:r>
      <w:r w:rsidR="006B486D" w:rsidRPr="008A2035">
        <w:rPr>
          <w:rFonts w:asciiTheme="minorHAnsi" w:hAnsiTheme="minorHAnsi" w:cstheme="minorHAnsi"/>
        </w:rPr>
        <w:t xml:space="preserve">Os atributos autenticidade, competência e confiança </w:t>
      </w:r>
      <w:r w:rsidR="00792CAD" w:rsidRPr="008A2035">
        <w:rPr>
          <w:rFonts w:asciiTheme="minorHAnsi" w:hAnsiTheme="minorHAnsi" w:cstheme="minorHAnsi"/>
        </w:rPr>
        <w:t xml:space="preserve">de cada uma </w:t>
      </w:r>
      <w:r w:rsidR="001E2055" w:rsidRPr="008A2035">
        <w:rPr>
          <w:rFonts w:asciiTheme="minorHAnsi" w:hAnsiTheme="minorHAnsi" w:cstheme="minorHAnsi"/>
        </w:rPr>
        <w:t>das fontes de dados recebe</w:t>
      </w:r>
      <w:r w:rsidR="00966062" w:rsidRPr="008A2035">
        <w:rPr>
          <w:rFonts w:asciiTheme="minorHAnsi" w:hAnsiTheme="minorHAnsi" w:cstheme="minorHAnsi"/>
        </w:rPr>
        <w:t>ra</w:t>
      </w:r>
      <w:r w:rsidR="001E2055" w:rsidRPr="008A2035">
        <w:rPr>
          <w:rFonts w:asciiTheme="minorHAnsi" w:hAnsiTheme="minorHAnsi" w:cstheme="minorHAnsi"/>
        </w:rPr>
        <w:t xml:space="preserve">m </w:t>
      </w:r>
      <w:r w:rsidR="00BC5B4F" w:rsidRPr="008A2035">
        <w:rPr>
          <w:rFonts w:asciiTheme="minorHAnsi" w:hAnsiTheme="minorHAnsi" w:cstheme="minorHAnsi"/>
        </w:rPr>
        <w:t>nota (4).</w:t>
      </w:r>
      <w:r w:rsidR="00C2635E" w:rsidRPr="008A2035">
        <w:rPr>
          <w:rFonts w:asciiTheme="minorHAnsi" w:hAnsiTheme="minorHAnsi" w:cstheme="minorHAnsi"/>
        </w:rPr>
        <w:t xml:space="preserve"> O cenário atual foi construído com base nos resultados da pesquisa Delphi.</w:t>
      </w:r>
    </w:p>
    <w:p w14:paraId="55C14544" w14:textId="5D65E547" w:rsidR="002E3957" w:rsidRPr="008A2035" w:rsidRDefault="00E80588" w:rsidP="00A51ACF">
      <w:pPr>
        <w:suppressAutoHyphens/>
        <w:ind w:firstLine="709"/>
        <w:jc w:val="both"/>
        <w:rPr>
          <w:rFonts w:asciiTheme="minorHAnsi" w:hAnsiTheme="minorHAnsi" w:cstheme="minorHAnsi"/>
        </w:rPr>
      </w:pPr>
      <w:r w:rsidRPr="008A2035">
        <w:rPr>
          <w:rFonts w:asciiTheme="minorHAnsi" w:hAnsiTheme="minorHAnsi" w:cstheme="minorHAnsi"/>
        </w:rPr>
        <w:t>No</w:t>
      </w:r>
      <w:r w:rsidR="002E3957" w:rsidRPr="008A2035">
        <w:rPr>
          <w:rFonts w:asciiTheme="minorHAnsi" w:hAnsiTheme="minorHAnsi" w:cstheme="minorHAnsi"/>
        </w:rPr>
        <w:t xml:space="preserve"> quinto </w:t>
      </w:r>
      <w:r w:rsidR="002E3957" w:rsidRPr="008A2035">
        <w:rPr>
          <w:rFonts w:asciiTheme="minorHAnsi" w:hAnsiTheme="minorHAnsi" w:cstheme="minorHAnsi"/>
          <w:i/>
          <w:iCs/>
        </w:rPr>
        <w:t>workshop</w:t>
      </w:r>
      <w:r w:rsidR="00F846FE" w:rsidRPr="008A2035">
        <w:rPr>
          <w:rFonts w:asciiTheme="minorHAnsi" w:hAnsiTheme="minorHAnsi" w:cstheme="minorHAnsi"/>
        </w:rPr>
        <w:t>,</w:t>
      </w:r>
      <w:r w:rsidR="002E3957" w:rsidRPr="008A2035">
        <w:rPr>
          <w:rFonts w:asciiTheme="minorHAnsi" w:hAnsiTheme="minorHAnsi" w:cstheme="minorHAnsi"/>
        </w:rPr>
        <w:t xml:space="preserve"> </w:t>
      </w:r>
      <w:r w:rsidR="00F846FE" w:rsidRPr="008A2035">
        <w:rPr>
          <w:rFonts w:asciiTheme="minorHAnsi" w:hAnsiTheme="minorHAnsi" w:cstheme="minorHAnsi"/>
        </w:rPr>
        <w:t>os participantes se basearam nos dados oriundos da pesquisa Delphi para</w:t>
      </w:r>
      <w:r w:rsidR="002E3957" w:rsidRPr="008A2035">
        <w:rPr>
          <w:rFonts w:asciiTheme="minorHAnsi" w:hAnsiTheme="minorHAnsi" w:cstheme="minorHAnsi"/>
        </w:rPr>
        <w:t>: avalia</w:t>
      </w:r>
      <w:r w:rsidR="0042317E" w:rsidRPr="008A2035">
        <w:rPr>
          <w:rFonts w:asciiTheme="minorHAnsi" w:hAnsiTheme="minorHAnsi" w:cstheme="minorHAnsi"/>
        </w:rPr>
        <w:t>r</w:t>
      </w:r>
      <w:r w:rsidR="002E3957" w:rsidRPr="008A2035">
        <w:rPr>
          <w:rFonts w:asciiTheme="minorHAnsi" w:hAnsiTheme="minorHAnsi" w:cstheme="minorHAnsi"/>
        </w:rPr>
        <w:t xml:space="preserve"> </w:t>
      </w:r>
      <w:r w:rsidR="000A5A85" w:rsidRPr="008A2035">
        <w:rPr>
          <w:rFonts w:asciiTheme="minorHAnsi" w:hAnsiTheme="minorHAnsi" w:cstheme="minorHAnsi"/>
        </w:rPr>
        <w:t>seu</w:t>
      </w:r>
      <w:r w:rsidR="002E3957" w:rsidRPr="008A2035">
        <w:rPr>
          <w:rFonts w:asciiTheme="minorHAnsi" w:hAnsiTheme="minorHAnsi" w:cstheme="minorHAnsi"/>
        </w:rPr>
        <w:t>s resultados, an</w:t>
      </w:r>
      <w:r w:rsidR="0042317E" w:rsidRPr="008A2035">
        <w:rPr>
          <w:rFonts w:asciiTheme="minorHAnsi" w:hAnsiTheme="minorHAnsi" w:cstheme="minorHAnsi"/>
        </w:rPr>
        <w:t>a</w:t>
      </w:r>
      <w:r w:rsidR="002E3957" w:rsidRPr="008A2035">
        <w:rPr>
          <w:rFonts w:asciiTheme="minorHAnsi" w:hAnsiTheme="minorHAnsi" w:cstheme="minorHAnsi"/>
        </w:rPr>
        <w:t>lis</w:t>
      </w:r>
      <w:r w:rsidR="0042317E" w:rsidRPr="008A2035">
        <w:rPr>
          <w:rFonts w:asciiTheme="minorHAnsi" w:hAnsiTheme="minorHAnsi" w:cstheme="minorHAnsi"/>
        </w:rPr>
        <w:t xml:space="preserve">ar </w:t>
      </w:r>
      <w:r w:rsidR="002E3957" w:rsidRPr="008A2035">
        <w:rPr>
          <w:rFonts w:asciiTheme="minorHAnsi" w:hAnsiTheme="minorHAnsi" w:cstheme="minorHAnsi"/>
        </w:rPr>
        <w:t>os impactos cruzados, gera</w:t>
      </w:r>
      <w:r w:rsidR="0042317E" w:rsidRPr="008A2035">
        <w:rPr>
          <w:rFonts w:asciiTheme="minorHAnsi" w:hAnsiTheme="minorHAnsi" w:cstheme="minorHAnsi"/>
        </w:rPr>
        <w:t>r</w:t>
      </w:r>
      <w:r w:rsidR="002E3957" w:rsidRPr="008A2035">
        <w:rPr>
          <w:rFonts w:asciiTheme="minorHAnsi" w:hAnsiTheme="minorHAnsi" w:cstheme="minorHAnsi"/>
        </w:rPr>
        <w:t xml:space="preserve"> os cenários</w:t>
      </w:r>
      <w:r w:rsidR="0042317E" w:rsidRPr="008A2035">
        <w:rPr>
          <w:rFonts w:asciiTheme="minorHAnsi" w:hAnsiTheme="minorHAnsi" w:cstheme="minorHAnsi"/>
        </w:rPr>
        <w:t xml:space="preserve"> </w:t>
      </w:r>
      <w:r w:rsidR="007D1B9A" w:rsidRPr="008A2035">
        <w:rPr>
          <w:rFonts w:asciiTheme="minorHAnsi" w:hAnsiTheme="minorHAnsi" w:cstheme="minorHAnsi"/>
        </w:rPr>
        <w:t>prospectivos</w:t>
      </w:r>
      <w:r w:rsidR="002E3957" w:rsidRPr="008A2035">
        <w:rPr>
          <w:rFonts w:asciiTheme="minorHAnsi" w:hAnsiTheme="minorHAnsi" w:cstheme="minorHAnsi"/>
        </w:rPr>
        <w:t>, identifica</w:t>
      </w:r>
      <w:r w:rsidR="0042317E" w:rsidRPr="008A2035">
        <w:rPr>
          <w:rFonts w:asciiTheme="minorHAnsi" w:hAnsiTheme="minorHAnsi" w:cstheme="minorHAnsi"/>
        </w:rPr>
        <w:t>r</w:t>
      </w:r>
      <w:r w:rsidR="002E3957" w:rsidRPr="008A2035">
        <w:rPr>
          <w:rFonts w:asciiTheme="minorHAnsi" w:hAnsiTheme="minorHAnsi" w:cstheme="minorHAnsi"/>
        </w:rPr>
        <w:t xml:space="preserve"> </w:t>
      </w:r>
      <w:r w:rsidR="0042317E" w:rsidRPr="008A2035">
        <w:rPr>
          <w:rFonts w:asciiTheme="minorHAnsi" w:hAnsiTheme="minorHAnsi" w:cstheme="minorHAnsi"/>
        </w:rPr>
        <w:t>o</w:t>
      </w:r>
      <w:r w:rsidR="002E3957" w:rsidRPr="008A2035">
        <w:rPr>
          <w:rFonts w:asciiTheme="minorHAnsi" w:hAnsiTheme="minorHAnsi" w:cstheme="minorHAnsi"/>
        </w:rPr>
        <w:t xml:space="preserve"> </w:t>
      </w:r>
      <w:r w:rsidR="00B200C7" w:rsidRPr="008A2035">
        <w:rPr>
          <w:rFonts w:asciiTheme="minorHAnsi" w:hAnsiTheme="minorHAnsi" w:cstheme="minorHAnsi"/>
        </w:rPr>
        <w:t xml:space="preserve">cenário </w:t>
      </w:r>
      <w:r w:rsidR="002E3957" w:rsidRPr="008A2035">
        <w:rPr>
          <w:rFonts w:asciiTheme="minorHAnsi" w:hAnsiTheme="minorHAnsi" w:cstheme="minorHAnsi"/>
        </w:rPr>
        <w:t>de tendência, defini</w:t>
      </w:r>
      <w:r w:rsidR="0042317E" w:rsidRPr="008A2035">
        <w:rPr>
          <w:rFonts w:asciiTheme="minorHAnsi" w:hAnsiTheme="minorHAnsi" w:cstheme="minorHAnsi"/>
        </w:rPr>
        <w:t>r</w:t>
      </w:r>
      <w:r w:rsidR="002E3957" w:rsidRPr="008A2035">
        <w:rPr>
          <w:rFonts w:asciiTheme="minorHAnsi" w:hAnsiTheme="minorHAnsi" w:cstheme="minorHAnsi"/>
        </w:rPr>
        <w:t xml:space="preserve"> </w:t>
      </w:r>
      <w:r w:rsidR="0042317E" w:rsidRPr="008A2035">
        <w:rPr>
          <w:rFonts w:asciiTheme="minorHAnsi" w:hAnsiTheme="minorHAnsi" w:cstheme="minorHAnsi"/>
        </w:rPr>
        <w:t xml:space="preserve">o </w:t>
      </w:r>
      <w:r w:rsidR="00B200C7" w:rsidRPr="008A2035">
        <w:rPr>
          <w:rFonts w:asciiTheme="minorHAnsi" w:hAnsiTheme="minorHAnsi" w:cstheme="minorHAnsi"/>
        </w:rPr>
        <w:t xml:space="preserve">cenário </w:t>
      </w:r>
      <w:r w:rsidR="002E3957" w:rsidRPr="008A2035">
        <w:rPr>
          <w:rFonts w:asciiTheme="minorHAnsi" w:hAnsiTheme="minorHAnsi" w:cstheme="minorHAnsi"/>
        </w:rPr>
        <w:t>ideal e an</w:t>
      </w:r>
      <w:r w:rsidR="0042317E" w:rsidRPr="008A2035">
        <w:rPr>
          <w:rFonts w:asciiTheme="minorHAnsi" w:hAnsiTheme="minorHAnsi" w:cstheme="minorHAnsi"/>
        </w:rPr>
        <w:t>a</w:t>
      </w:r>
      <w:r w:rsidR="002E3957" w:rsidRPr="008A2035">
        <w:rPr>
          <w:rFonts w:asciiTheme="minorHAnsi" w:hAnsiTheme="minorHAnsi" w:cstheme="minorHAnsi"/>
        </w:rPr>
        <w:t>lis</w:t>
      </w:r>
      <w:r w:rsidR="0042317E" w:rsidRPr="008A2035">
        <w:rPr>
          <w:rFonts w:asciiTheme="minorHAnsi" w:hAnsiTheme="minorHAnsi" w:cstheme="minorHAnsi"/>
        </w:rPr>
        <w:t>ar</w:t>
      </w:r>
      <w:r w:rsidR="002E3957" w:rsidRPr="008A2035">
        <w:rPr>
          <w:rFonts w:asciiTheme="minorHAnsi" w:hAnsiTheme="minorHAnsi" w:cstheme="minorHAnsi"/>
        </w:rPr>
        <w:t xml:space="preserve"> </w:t>
      </w:r>
      <w:r w:rsidR="00E31592" w:rsidRPr="008A2035">
        <w:rPr>
          <w:rFonts w:asciiTheme="minorHAnsi" w:hAnsiTheme="minorHAnsi" w:cstheme="minorHAnsi"/>
        </w:rPr>
        <w:t xml:space="preserve">os </w:t>
      </w:r>
      <w:r w:rsidR="002E3957" w:rsidRPr="008A2035">
        <w:rPr>
          <w:rFonts w:asciiTheme="minorHAnsi" w:hAnsiTheme="minorHAnsi" w:cstheme="minorHAnsi"/>
        </w:rPr>
        <w:t>atores.</w:t>
      </w:r>
      <w:r w:rsidR="001D004F" w:rsidRPr="008A2035">
        <w:rPr>
          <w:rFonts w:asciiTheme="minorHAnsi" w:hAnsiTheme="minorHAnsi" w:cstheme="minorHAnsi"/>
        </w:rPr>
        <w:t xml:space="preserve"> Trata-se de fontes de dados pessoais, externas e primárias.</w:t>
      </w:r>
      <w:r w:rsidR="002E3957" w:rsidRPr="008A2035">
        <w:rPr>
          <w:rFonts w:asciiTheme="minorHAnsi" w:hAnsiTheme="minorHAnsi" w:cstheme="minorHAnsi"/>
        </w:rPr>
        <w:t xml:space="preserve"> </w:t>
      </w:r>
      <w:r w:rsidR="001D48E5" w:rsidRPr="008A2035">
        <w:rPr>
          <w:rFonts w:asciiTheme="minorHAnsi" w:hAnsiTheme="minorHAnsi" w:cstheme="minorHAnsi"/>
        </w:rPr>
        <w:t xml:space="preserve">Aqui o atributo Competência recebeu nota </w:t>
      </w:r>
      <w:r w:rsidR="00BC5B4F" w:rsidRPr="008A2035">
        <w:rPr>
          <w:rFonts w:asciiTheme="minorHAnsi" w:hAnsiTheme="minorHAnsi" w:cstheme="minorHAnsi"/>
        </w:rPr>
        <w:t>(</w:t>
      </w:r>
      <w:r w:rsidR="001D48E5" w:rsidRPr="008A2035">
        <w:rPr>
          <w:rFonts w:asciiTheme="minorHAnsi" w:hAnsiTheme="minorHAnsi" w:cstheme="minorHAnsi"/>
        </w:rPr>
        <w:t>3</w:t>
      </w:r>
      <w:r w:rsidR="00BC5B4F" w:rsidRPr="008A2035">
        <w:rPr>
          <w:rFonts w:asciiTheme="minorHAnsi" w:hAnsiTheme="minorHAnsi" w:cstheme="minorHAnsi"/>
        </w:rPr>
        <w:t>)</w:t>
      </w:r>
      <w:r w:rsidR="00657DE9" w:rsidRPr="008A2035">
        <w:rPr>
          <w:rFonts w:asciiTheme="minorHAnsi" w:hAnsiTheme="minorHAnsi" w:cstheme="minorHAnsi"/>
        </w:rPr>
        <w:t>.</w:t>
      </w:r>
      <w:r w:rsidR="00112ABB" w:rsidRPr="008A2035">
        <w:rPr>
          <w:rStyle w:val="Refdecomentrio"/>
          <w:rFonts w:asciiTheme="minorHAnsi" w:hAnsiTheme="minorHAnsi" w:cstheme="minorHAnsi"/>
          <w:sz w:val="24"/>
          <w:szCs w:val="24"/>
        </w:rPr>
        <w:t xml:space="preserve"> </w:t>
      </w:r>
      <w:r w:rsidR="001D48E5" w:rsidRPr="008A2035">
        <w:rPr>
          <w:rFonts w:asciiTheme="minorHAnsi" w:hAnsiTheme="minorHAnsi" w:cstheme="minorHAnsi"/>
        </w:rPr>
        <w:t xml:space="preserve"> </w:t>
      </w:r>
      <w:r w:rsidR="002E3957" w:rsidRPr="008A2035">
        <w:rPr>
          <w:rFonts w:asciiTheme="minorHAnsi" w:hAnsiTheme="minorHAnsi" w:cstheme="minorHAnsi"/>
        </w:rPr>
        <w:t>Os atributos autenticidade, competência e confiança</w:t>
      </w:r>
      <w:r w:rsidR="001D48E5" w:rsidRPr="008A2035">
        <w:rPr>
          <w:rFonts w:asciiTheme="minorHAnsi" w:hAnsiTheme="minorHAnsi" w:cstheme="minorHAnsi"/>
        </w:rPr>
        <w:t xml:space="preserve"> de cada uma </w:t>
      </w:r>
      <w:r w:rsidR="00AB23A8" w:rsidRPr="008A2035">
        <w:rPr>
          <w:rFonts w:asciiTheme="minorHAnsi" w:hAnsiTheme="minorHAnsi" w:cstheme="minorHAnsi"/>
        </w:rPr>
        <w:t xml:space="preserve">das </w:t>
      </w:r>
      <w:r w:rsidR="001D48E5" w:rsidRPr="008A2035">
        <w:rPr>
          <w:rFonts w:asciiTheme="minorHAnsi" w:hAnsiTheme="minorHAnsi" w:cstheme="minorHAnsi"/>
        </w:rPr>
        <w:t xml:space="preserve">demais </w:t>
      </w:r>
      <w:r w:rsidR="00AB23A8" w:rsidRPr="008A2035">
        <w:rPr>
          <w:rFonts w:asciiTheme="minorHAnsi" w:hAnsiTheme="minorHAnsi" w:cstheme="minorHAnsi"/>
        </w:rPr>
        <w:t>fontes de dados recebe</w:t>
      </w:r>
      <w:r w:rsidR="00966062" w:rsidRPr="008A2035">
        <w:rPr>
          <w:rFonts w:asciiTheme="minorHAnsi" w:hAnsiTheme="minorHAnsi" w:cstheme="minorHAnsi"/>
        </w:rPr>
        <w:t>ra</w:t>
      </w:r>
      <w:r w:rsidR="00AB23A8" w:rsidRPr="008A2035">
        <w:rPr>
          <w:rFonts w:asciiTheme="minorHAnsi" w:hAnsiTheme="minorHAnsi" w:cstheme="minorHAnsi"/>
        </w:rPr>
        <w:t xml:space="preserve">m </w:t>
      </w:r>
      <w:r w:rsidR="00BC5B4F" w:rsidRPr="008A2035">
        <w:rPr>
          <w:rFonts w:asciiTheme="minorHAnsi" w:hAnsiTheme="minorHAnsi" w:cstheme="minorHAnsi"/>
        </w:rPr>
        <w:t>nota (4).</w:t>
      </w:r>
    </w:p>
    <w:p w14:paraId="13E3187C" w14:textId="72ACB624" w:rsidR="00AC0982" w:rsidRPr="008A2035" w:rsidRDefault="00E80588" w:rsidP="00A51ACF">
      <w:pPr>
        <w:suppressAutoHyphens/>
        <w:ind w:firstLine="709"/>
        <w:jc w:val="both"/>
        <w:rPr>
          <w:rFonts w:asciiTheme="minorHAnsi" w:hAnsiTheme="minorHAnsi" w:cstheme="minorHAnsi"/>
        </w:rPr>
      </w:pPr>
      <w:r w:rsidRPr="008A2035">
        <w:rPr>
          <w:rFonts w:asciiTheme="minorHAnsi" w:hAnsiTheme="minorHAnsi" w:cstheme="minorHAnsi"/>
        </w:rPr>
        <w:t xml:space="preserve">No </w:t>
      </w:r>
      <w:r w:rsidR="00EA37F2" w:rsidRPr="008A2035">
        <w:rPr>
          <w:rFonts w:asciiTheme="minorHAnsi" w:hAnsiTheme="minorHAnsi" w:cstheme="minorHAnsi"/>
        </w:rPr>
        <w:t xml:space="preserve">sexto </w:t>
      </w:r>
      <w:r w:rsidR="00EA37F2" w:rsidRPr="008A2035">
        <w:rPr>
          <w:rFonts w:asciiTheme="minorHAnsi" w:hAnsiTheme="minorHAnsi" w:cstheme="minorHAnsi"/>
          <w:i/>
          <w:iCs/>
        </w:rPr>
        <w:t>workshop</w:t>
      </w:r>
      <w:r w:rsidRPr="008A2035">
        <w:rPr>
          <w:rFonts w:asciiTheme="minorHAnsi" w:hAnsiTheme="minorHAnsi" w:cstheme="minorHAnsi"/>
        </w:rPr>
        <w:t>,</w:t>
      </w:r>
      <w:r w:rsidR="00EA37F2" w:rsidRPr="008A2035">
        <w:rPr>
          <w:rFonts w:asciiTheme="minorHAnsi" w:hAnsiTheme="minorHAnsi" w:cstheme="minorHAnsi"/>
        </w:rPr>
        <w:t xml:space="preserve"> </w:t>
      </w:r>
      <w:r w:rsidRPr="008A2035">
        <w:rPr>
          <w:rFonts w:asciiTheme="minorHAnsi" w:hAnsiTheme="minorHAnsi" w:cstheme="minorHAnsi"/>
        </w:rPr>
        <w:t>o</w:t>
      </w:r>
      <w:r w:rsidR="005E640A" w:rsidRPr="008A2035">
        <w:rPr>
          <w:rFonts w:asciiTheme="minorHAnsi" w:hAnsiTheme="minorHAnsi" w:cstheme="minorHAnsi"/>
        </w:rPr>
        <w:t xml:space="preserve"> Grupo de Sistematização se baseou em dados registrados nas etapas anteriores do processo para definir a linha de ação estratégica de longo prazo, aprovada pelo dirigente da instituição.</w:t>
      </w:r>
      <w:r w:rsidR="00D128BE" w:rsidRPr="008A2035">
        <w:rPr>
          <w:rFonts w:asciiTheme="minorHAnsi" w:hAnsiTheme="minorHAnsi" w:cstheme="minorHAnsi"/>
        </w:rPr>
        <w:t xml:space="preserve"> </w:t>
      </w:r>
      <w:r w:rsidR="009C5CEC" w:rsidRPr="008A2035">
        <w:rPr>
          <w:rFonts w:asciiTheme="minorHAnsi" w:hAnsiTheme="minorHAnsi" w:cstheme="minorHAnsi"/>
        </w:rPr>
        <w:t>Os principais parceiros em consonância com a linha de ação estratégica foram identificados</w:t>
      </w:r>
      <w:r w:rsidR="00E51ED6" w:rsidRPr="008A2035">
        <w:rPr>
          <w:rFonts w:asciiTheme="minorHAnsi" w:hAnsiTheme="minorHAnsi" w:cstheme="minorHAnsi"/>
        </w:rPr>
        <w:t>:</w:t>
      </w:r>
      <w:r w:rsidR="009C5CEC" w:rsidRPr="008A2035">
        <w:rPr>
          <w:rFonts w:asciiTheme="minorHAnsi" w:hAnsiTheme="minorHAnsi" w:cstheme="minorHAnsi"/>
        </w:rPr>
        <w:t xml:space="preserve"> Presidência da República, Ministério da Economia, Câmara dos Deputados e Senado Federal. </w:t>
      </w:r>
      <w:r w:rsidR="00D128BE" w:rsidRPr="008A2035">
        <w:rPr>
          <w:rFonts w:asciiTheme="minorHAnsi" w:hAnsiTheme="minorHAnsi" w:cstheme="minorHAnsi"/>
        </w:rPr>
        <w:t>De</w:t>
      </w:r>
      <w:r w:rsidRPr="008A2035">
        <w:rPr>
          <w:rFonts w:asciiTheme="minorHAnsi" w:hAnsiTheme="minorHAnsi" w:cstheme="minorHAnsi"/>
        </w:rPr>
        <w:t>mais participant</w:t>
      </w:r>
      <w:r w:rsidR="00D128BE" w:rsidRPr="008A2035">
        <w:rPr>
          <w:rFonts w:asciiTheme="minorHAnsi" w:hAnsiTheme="minorHAnsi" w:cstheme="minorHAnsi"/>
        </w:rPr>
        <w:t>es se basearam nas medidas propostas para</w:t>
      </w:r>
      <w:r w:rsidR="008C2F16" w:rsidRPr="008A2035">
        <w:rPr>
          <w:rFonts w:asciiTheme="minorHAnsi" w:hAnsiTheme="minorHAnsi" w:cstheme="minorHAnsi"/>
        </w:rPr>
        <w:t>, então,</w:t>
      </w:r>
      <w:r w:rsidR="00D128BE" w:rsidRPr="008A2035">
        <w:rPr>
          <w:rFonts w:asciiTheme="minorHAnsi" w:hAnsiTheme="minorHAnsi" w:cstheme="minorHAnsi"/>
        </w:rPr>
        <w:t xml:space="preserve"> definir objetivos e iniciativas estratégicas. </w:t>
      </w:r>
      <w:r w:rsidR="0083005F" w:rsidRPr="008A2035">
        <w:rPr>
          <w:rFonts w:asciiTheme="minorHAnsi" w:hAnsiTheme="minorHAnsi" w:cstheme="minorHAnsi"/>
        </w:rPr>
        <w:t xml:space="preserve">Trata-se de fontes de dados documentais, internas e primárias. </w:t>
      </w:r>
      <w:r w:rsidR="00D128BE" w:rsidRPr="008A2035">
        <w:rPr>
          <w:rFonts w:asciiTheme="minorHAnsi" w:hAnsiTheme="minorHAnsi" w:cstheme="minorHAnsi"/>
        </w:rPr>
        <w:t xml:space="preserve">Os atributos autenticidade, competência e confiança </w:t>
      </w:r>
      <w:r w:rsidR="000D105F" w:rsidRPr="008A2035">
        <w:rPr>
          <w:rFonts w:asciiTheme="minorHAnsi" w:hAnsiTheme="minorHAnsi" w:cstheme="minorHAnsi"/>
        </w:rPr>
        <w:t>em cada fonte de dados recebe</w:t>
      </w:r>
      <w:r w:rsidR="00B378F1" w:rsidRPr="008A2035">
        <w:rPr>
          <w:rFonts w:asciiTheme="minorHAnsi" w:hAnsiTheme="minorHAnsi" w:cstheme="minorHAnsi"/>
        </w:rPr>
        <w:t>ra</w:t>
      </w:r>
      <w:r w:rsidR="000D105F" w:rsidRPr="008A2035">
        <w:rPr>
          <w:rFonts w:asciiTheme="minorHAnsi" w:hAnsiTheme="minorHAnsi" w:cstheme="minorHAnsi"/>
        </w:rPr>
        <w:t xml:space="preserve">m </w:t>
      </w:r>
      <w:r w:rsidR="00DF0D5B" w:rsidRPr="008A2035">
        <w:rPr>
          <w:rFonts w:asciiTheme="minorHAnsi" w:hAnsiTheme="minorHAnsi" w:cstheme="minorHAnsi"/>
        </w:rPr>
        <w:t>nota (4)</w:t>
      </w:r>
      <w:r w:rsidR="00AC0982" w:rsidRPr="008A2035">
        <w:rPr>
          <w:rFonts w:asciiTheme="minorHAnsi" w:hAnsiTheme="minorHAnsi" w:cstheme="minorHAnsi"/>
        </w:rPr>
        <w:t>.</w:t>
      </w:r>
    </w:p>
    <w:p w14:paraId="73B93CD7" w14:textId="2EB0D53B" w:rsidR="00082EC6" w:rsidRPr="008A2035" w:rsidRDefault="00F32985" w:rsidP="00A51ACF">
      <w:pPr>
        <w:pStyle w:val="Ttulo2"/>
        <w:numPr>
          <w:ilvl w:val="1"/>
          <w:numId w:val="17"/>
        </w:numPr>
        <w:spacing w:line="240" w:lineRule="auto"/>
        <w:rPr>
          <w:rFonts w:asciiTheme="minorHAnsi" w:hAnsiTheme="minorHAnsi" w:cstheme="minorHAnsi"/>
        </w:rPr>
      </w:pPr>
      <w:r w:rsidRPr="008A2035">
        <w:rPr>
          <w:rFonts w:asciiTheme="minorHAnsi" w:hAnsiTheme="minorHAnsi" w:cstheme="minorHAnsi"/>
        </w:rPr>
        <w:t>Consolidação e a</w:t>
      </w:r>
      <w:r w:rsidR="00082EC6" w:rsidRPr="008A2035">
        <w:rPr>
          <w:rFonts w:asciiTheme="minorHAnsi" w:hAnsiTheme="minorHAnsi" w:cstheme="minorHAnsi"/>
        </w:rPr>
        <w:t>nálise dos resultados</w:t>
      </w:r>
    </w:p>
    <w:p w14:paraId="1F362461" w14:textId="51325B18" w:rsidR="00F32985" w:rsidRPr="008A2035" w:rsidRDefault="00FD7476" w:rsidP="00A51ACF">
      <w:pPr>
        <w:suppressAutoHyphens/>
        <w:ind w:firstLine="709"/>
        <w:jc w:val="both"/>
        <w:rPr>
          <w:rFonts w:asciiTheme="minorHAnsi" w:hAnsiTheme="minorHAnsi" w:cstheme="minorHAnsi"/>
        </w:rPr>
      </w:pPr>
      <w:r w:rsidRPr="008A2035">
        <w:rPr>
          <w:rFonts w:asciiTheme="minorHAnsi" w:hAnsiTheme="minorHAnsi" w:cstheme="minorHAnsi"/>
        </w:rPr>
        <w:t>A</w:t>
      </w:r>
      <w:r w:rsidR="00CC70DA" w:rsidRPr="008A2035">
        <w:rPr>
          <w:rFonts w:asciiTheme="minorHAnsi" w:hAnsiTheme="minorHAnsi" w:cstheme="minorHAnsi"/>
        </w:rPr>
        <w:t xml:space="preserve"> </w:t>
      </w:r>
      <w:r w:rsidR="00395C3C" w:rsidRPr="008A2035">
        <w:rPr>
          <w:rFonts w:asciiTheme="minorHAnsi" w:hAnsiTheme="minorHAnsi" w:cstheme="minorHAnsi"/>
        </w:rPr>
        <w:t>análise documental</w:t>
      </w:r>
      <w:r w:rsidRPr="008A2035">
        <w:rPr>
          <w:rFonts w:asciiTheme="minorHAnsi" w:hAnsiTheme="minorHAnsi" w:cstheme="minorHAnsi"/>
        </w:rPr>
        <w:t xml:space="preserve"> do método Grumbach identificou em cada uma de suas etapas cada um d</w:t>
      </w:r>
      <w:r w:rsidR="00CC70DA" w:rsidRPr="008A2035">
        <w:rPr>
          <w:rFonts w:asciiTheme="minorHAnsi" w:hAnsiTheme="minorHAnsi" w:cstheme="minorHAnsi"/>
        </w:rPr>
        <w:t>o</w:t>
      </w:r>
      <w:r w:rsidR="00F32985" w:rsidRPr="008A2035">
        <w:rPr>
          <w:rFonts w:asciiTheme="minorHAnsi" w:hAnsiTheme="minorHAnsi" w:cstheme="minorHAnsi"/>
        </w:rPr>
        <w:t>s preceitos do método cartesiano</w:t>
      </w:r>
      <w:r w:rsidR="00307A84" w:rsidRPr="008A2035">
        <w:rPr>
          <w:rFonts w:asciiTheme="minorHAnsi" w:hAnsiTheme="minorHAnsi" w:cstheme="minorHAnsi"/>
        </w:rPr>
        <w:t>:</w:t>
      </w:r>
      <w:r w:rsidR="00F32985" w:rsidRPr="008A2035">
        <w:rPr>
          <w:rFonts w:asciiTheme="minorHAnsi" w:hAnsiTheme="minorHAnsi" w:cstheme="minorHAnsi"/>
        </w:rPr>
        <w:t xml:space="preserve"> desde a concepção e preparação das atividades até a execução da</w:t>
      </w:r>
      <w:r w:rsidR="003E2087" w:rsidRPr="008A2035">
        <w:rPr>
          <w:rFonts w:asciiTheme="minorHAnsi" w:hAnsiTheme="minorHAnsi" w:cstheme="minorHAnsi"/>
        </w:rPr>
        <w:t>quela</w:t>
      </w:r>
      <w:r w:rsidR="00F32985" w:rsidRPr="008A2035">
        <w:rPr>
          <w:rFonts w:asciiTheme="minorHAnsi" w:hAnsiTheme="minorHAnsi" w:cstheme="minorHAnsi"/>
        </w:rPr>
        <w:t xml:space="preserve">s que envolvem a estratégia. </w:t>
      </w:r>
      <w:r w:rsidR="00A771D8" w:rsidRPr="008A2035">
        <w:rPr>
          <w:rFonts w:asciiTheme="minorHAnsi" w:hAnsiTheme="minorHAnsi" w:cstheme="minorHAnsi"/>
        </w:rPr>
        <w:t>Registros documentais do estudo de caso mostram a</w:t>
      </w:r>
      <w:r w:rsidR="00CA2962" w:rsidRPr="008A2035">
        <w:rPr>
          <w:rFonts w:asciiTheme="minorHAnsi" w:hAnsiTheme="minorHAnsi" w:cstheme="minorHAnsi"/>
        </w:rPr>
        <w:t xml:space="preserve"> preparação das atividades </w:t>
      </w:r>
      <w:r w:rsidR="00807EBF" w:rsidRPr="008A2035">
        <w:rPr>
          <w:rFonts w:asciiTheme="minorHAnsi" w:hAnsiTheme="minorHAnsi" w:cstheme="minorHAnsi"/>
        </w:rPr>
        <w:t xml:space="preserve">a </w:t>
      </w:r>
      <w:r w:rsidR="00CA2962" w:rsidRPr="008A2035">
        <w:rPr>
          <w:rFonts w:asciiTheme="minorHAnsi" w:hAnsiTheme="minorHAnsi" w:cstheme="minorHAnsi"/>
        </w:rPr>
        <w:t>preenche</w:t>
      </w:r>
      <w:r w:rsidR="00807EBF" w:rsidRPr="008A2035">
        <w:rPr>
          <w:rFonts w:asciiTheme="minorHAnsi" w:hAnsiTheme="minorHAnsi" w:cstheme="minorHAnsi"/>
        </w:rPr>
        <w:t>r</w:t>
      </w:r>
      <w:r w:rsidR="00CA2962" w:rsidRPr="008A2035">
        <w:rPr>
          <w:rFonts w:asciiTheme="minorHAnsi" w:hAnsiTheme="minorHAnsi" w:cstheme="minorHAnsi"/>
        </w:rPr>
        <w:t xml:space="preserve"> lacunas de rigor científico identificadas na documentação</w:t>
      </w:r>
      <w:r w:rsidR="00E928CB" w:rsidRPr="008A2035">
        <w:rPr>
          <w:rFonts w:asciiTheme="minorHAnsi" w:hAnsiTheme="minorHAnsi" w:cstheme="minorHAnsi"/>
        </w:rPr>
        <w:t xml:space="preserve"> do método, produzida com viés comercial</w:t>
      </w:r>
      <w:r w:rsidR="00CA2962" w:rsidRPr="008A2035">
        <w:rPr>
          <w:rFonts w:asciiTheme="minorHAnsi" w:hAnsiTheme="minorHAnsi" w:cstheme="minorHAnsi"/>
        </w:rPr>
        <w:t xml:space="preserve">. </w:t>
      </w:r>
      <w:r w:rsidR="00DF1F21" w:rsidRPr="008A2035">
        <w:rPr>
          <w:rFonts w:asciiTheme="minorHAnsi" w:hAnsiTheme="minorHAnsi" w:cstheme="minorHAnsi"/>
        </w:rPr>
        <w:t>O</w:t>
      </w:r>
      <w:r w:rsidR="00F32985" w:rsidRPr="008A2035">
        <w:rPr>
          <w:rFonts w:asciiTheme="minorHAnsi" w:hAnsiTheme="minorHAnsi" w:cstheme="minorHAnsi"/>
        </w:rPr>
        <w:t xml:space="preserve"> rigor processual </w:t>
      </w:r>
      <w:r w:rsidR="003B7245" w:rsidRPr="008A2035">
        <w:rPr>
          <w:rFonts w:asciiTheme="minorHAnsi" w:hAnsiTheme="minorHAnsi" w:cstheme="minorHAnsi"/>
        </w:rPr>
        <w:t xml:space="preserve">do método </w:t>
      </w:r>
      <w:r w:rsidR="001C04A5" w:rsidRPr="008A2035">
        <w:rPr>
          <w:rFonts w:asciiTheme="minorHAnsi" w:hAnsiTheme="minorHAnsi" w:cstheme="minorHAnsi"/>
        </w:rPr>
        <w:t xml:space="preserve">investigado </w:t>
      </w:r>
      <w:r w:rsidR="00F32985" w:rsidRPr="008A2035">
        <w:rPr>
          <w:rFonts w:asciiTheme="minorHAnsi" w:hAnsiTheme="minorHAnsi" w:cstheme="minorHAnsi"/>
        </w:rPr>
        <w:t xml:space="preserve">e as equivalências funcionais </w:t>
      </w:r>
      <w:r w:rsidR="00BC080C" w:rsidRPr="008A2035">
        <w:rPr>
          <w:rFonts w:asciiTheme="minorHAnsi" w:hAnsiTheme="minorHAnsi" w:cstheme="minorHAnsi"/>
        </w:rPr>
        <w:t>entre</w:t>
      </w:r>
      <w:r w:rsidR="00F32985" w:rsidRPr="008A2035">
        <w:rPr>
          <w:rFonts w:asciiTheme="minorHAnsi" w:hAnsiTheme="minorHAnsi" w:cstheme="minorHAnsi"/>
        </w:rPr>
        <w:t xml:space="preserve"> estruturas de dados </w:t>
      </w:r>
      <w:r w:rsidR="00BC080C" w:rsidRPr="008A2035">
        <w:rPr>
          <w:rFonts w:asciiTheme="minorHAnsi" w:hAnsiTheme="minorHAnsi" w:cstheme="minorHAnsi"/>
        </w:rPr>
        <w:t>produzidas po</w:t>
      </w:r>
      <w:r w:rsidR="003B7245" w:rsidRPr="008A2035">
        <w:rPr>
          <w:rFonts w:asciiTheme="minorHAnsi" w:hAnsiTheme="minorHAnsi" w:cstheme="minorHAnsi"/>
        </w:rPr>
        <w:t>r ele</w:t>
      </w:r>
      <w:r w:rsidR="001C04A5" w:rsidRPr="008A2035">
        <w:rPr>
          <w:rFonts w:asciiTheme="minorHAnsi" w:hAnsiTheme="minorHAnsi" w:cstheme="minorHAnsi"/>
        </w:rPr>
        <w:t xml:space="preserve"> e por</w:t>
      </w:r>
      <w:r w:rsidR="003B7245" w:rsidRPr="008A2035">
        <w:rPr>
          <w:rFonts w:asciiTheme="minorHAnsi" w:hAnsiTheme="minorHAnsi" w:cstheme="minorHAnsi"/>
        </w:rPr>
        <w:t xml:space="preserve"> </w:t>
      </w:r>
      <w:r w:rsidR="00F32985" w:rsidRPr="008A2035">
        <w:rPr>
          <w:rFonts w:asciiTheme="minorHAnsi" w:hAnsiTheme="minorHAnsi" w:cstheme="minorHAnsi"/>
        </w:rPr>
        <w:t>projetos de pesquisa tradicionais sinaliza</w:t>
      </w:r>
      <w:r w:rsidR="00106087" w:rsidRPr="008A2035">
        <w:rPr>
          <w:rFonts w:asciiTheme="minorHAnsi" w:hAnsiTheme="minorHAnsi" w:cstheme="minorHAnsi"/>
        </w:rPr>
        <w:t>m</w:t>
      </w:r>
      <w:r w:rsidR="00F32985" w:rsidRPr="008A2035">
        <w:rPr>
          <w:rFonts w:asciiTheme="minorHAnsi" w:hAnsiTheme="minorHAnsi" w:cstheme="minorHAnsi"/>
        </w:rPr>
        <w:t xml:space="preserve"> em prol d</w:t>
      </w:r>
      <w:r w:rsidR="00EE18D3" w:rsidRPr="008A2035">
        <w:rPr>
          <w:rFonts w:asciiTheme="minorHAnsi" w:hAnsiTheme="minorHAnsi" w:cstheme="minorHAnsi"/>
        </w:rPr>
        <w:t>e su</w:t>
      </w:r>
      <w:r w:rsidR="00F32985" w:rsidRPr="008A2035">
        <w:rPr>
          <w:rFonts w:asciiTheme="minorHAnsi" w:hAnsiTheme="minorHAnsi" w:cstheme="minorHAnsi"/>
        </w:rPr>
        <w:t>a legitimidade científica.</w:t>
      </w:r>
    </w:p>
    <w:p w14:paraId="12597158" w14:textId="772F2B71" w:rsidR="00F32985" w:rsidRPr="008A2035" w:rsidRDefault="00F32985" w:rsidP="00A51ACF">
      <w:pPr>
        <w:suppressAutoHyphens/>
        <w:ind w:firstLine="709"/>
        <w:jc w:val="both"/>
        <w:rPr>
          <w:rFonts w:asciiTheme="minorHAnsi" w:hAnsiTheme="minorHAnsi" w:cstheme="minorHAnsi"/>
        </w:rPr>
      </w:pPr>
      <w:r w:rsidRPr="008A2035">
        <w:rPr>
          <w:rFonts w:asciiTheme="minorHAnsi" w:hAnsiTheme="minorHAnsi" w:cstheme="minorHAnsi"/>
        </w:rPr>
        <w:t xml:space="preserve">Na esfera epistemológica, </w:t>
      </w:r>
      <w:r w:rsidR="00D36725" w:rsidRPr="008A2035">
        <w:rPr>
          <w:rFonts w:asciiTheme="minorHAnsi" w:hAnsiTheme="minorHAnsi" w:cstheme="minorHAnsi"/>
        </w:rPr>
        <w:t>o estudo de caso identific</w:t>
      </w:r>
      <w:r w:rsidRPr="008A2035">
        <w:rPr>
          <w:rFonts w:asciiTheme="minorHAnsi" w:hAnsiTheme="minorHAnsi" w:cstheme="minorHAnsi"/>
        </w:rPr>
        <w:t xml:space="preserve">ou fontes de dados pessoais e documentais, internas e externas, primárias e secundárias. O caráter oficial da instituição </w:t>
      </w:r>
      <w:r w:rsidR="000E47BF" w:rsidRPr="008A2035">
        <w:rPr>
          <w:rFonts w:asciiTheme="minorHAnsi" w:hAnsiTheme="minorHAnsi" w:cstheme="minorHAnsi"/>
        </w:rPr>
        <w:t xml:space="preserve">em pauta </w:t>
      </w:r>
      <w:r w:rsidRPr="008A2035">
        <w:rPr>
          <w:rFonts w:asciiTheme="minorHAnsi" w:hAnsiTheme="minorHAnsi" w:cstheme="minorHAnsi"/>
        </w:rPr>
        <w:t xml:space="preserve">(a) confere legalidade aos documentos que a regulamentam; (b) define a qualificação dos atores envolvidos e (c) confere visibilidade e abrangência ao órgão, o que se reflete </w:t>
      </w:r>
      <w:r w:rsidR="00096C70" w:rsidRPr="008A2035">
        <w:rPr>
          <w:rFonts w:asciiTheme="minorHAnsi" w:hAnsiTheme="minorHAnsi" w:cstheme="minorHAnsi"/>
        </w:rPr>
        <w:t>na qualidade de</w:t>
      </w:r>
      <w:r w:rsidR="00EE4DA8" w:rsidRPr="008A2035">
        <w:rPr>
          <w:rFonts w:asciiTheme="minorHAnsi" w:hAnsiTheme="minorHAnsi" w:cstheme="minorHAnsi"/>
        </w:rPr>
        <w:t xml:space="preserve"> seus</w:t>
      </w:r>
      <w:r w:rsidRPr="008A2035">
        <w:rPr>
          <w:rFonts w:asciiTheme="minorHAnsi" w:hAnsiTheme="minorHAnsi" w:cstheme="minorHAnsi"/>
        </w:rPr>
        <w:t xml:space="preserve"> recursos </w:t>
      </w:r>
      <w:r w:rsidR="00096C70" w:rsidRPr="008A2035">
        <w:rPr>
          <w:rFonts w:asciiTheme="minorHAnsi" w:hAnsiTheme="minorHAnsi" w:cstheme="minorHAnsi"/>
        </w:rPr>
        <w:t xml:space="preserve">tecnológicos e </w:t>
      </w:r>
      <w:r w:rsidRPr="008A2035">
        <w:rPr>
          <w:rFonts w:asciiTheme="minorHAnsi" w:hAnsiTheme="minorHAnsi" w:cstheme="minorHAnsi"/>
        </w:rPr>
        <w:t>infraestrutura. Estas condições conferem grau máximo aos atributos de autenticidade, competência e confiança nas fontes dos dados</w:t>
      </w:r>
      <w:r w:rsidR="006B5366" w:rsidRPr="008A2035">
        <w:rPr>
          <w:rFonts w:asciiTheme="minorHAnsi" w:hAnsiTheme="minorHAnsi" w:cstheme="minorHAnsi"/>
        </w:rPr>
        <w:t xml:space="preserve">. </w:t>
      </w:r>
      <w:r w:rsidR="008E2A1E" w:rsidRPr="008A2035">
        <w:rPr>
          <w:rFonts w:asciiTheme="minorHAnsi" w:hAnsiTheme="minorHAnsi" w:cstheme="minorHAnsi"/>
        </w:rPr>
        <w:t xml:space="preserve">Os peritos da pesquisa Delphi compõem o único elemento </w:t>
      </w:r>
      <w:r w:rsidR="0081470F" w:rsidRPr="008A2035">
        <w:rPr>
          <w:rFonts w:asciiTheme="minorHAnsi" w:hAnsiTheme="minorHAnsi" w:cstheme="minorHAnsi"/>
        </w:rPr>
        <w:t>“</w:t>
      </w:r>
      <w:r w:rsidR="008E2A1E" w:rsidRPr="008A2035">
        <w:rPr>
          <w:rFonts w:asciiTheme="minorHAnsi" w:hAnsiTheme="minorHAnsi" w:cstheme="minorHAnsi"/>
        </w:rPr>
        <w:t>fora do controle" entre as fontes de dados u</w:t>
      </w:r>
      <w:r w:rsidR="00F056B0" w:rsidRPr="008A2035">
        <w:rPr>
          <w:rFonts w:asciiTheme="minorHAnsi" w:hAnsiTheme="minorHAnsi" w:cstheme="minorHAnsi"/>
        </w:rPr>
        <w:t>s</w:t>
      </w:r>
      <w:r w:rsidR="008E2A1E" w:rsidRPr="008A2035">
        <w:rPr>
          <w:rFonts w:asciiTheme="minorHAnsi" w:hAnsiTheme="minorHAnsi" w:cstheme="minorHAnsi"/>
        </w:rPr>
        <w:t>adas</w:t>
      </w:r>
      <w:r w:rsidR="0081470F" w:rsidRPr="008A2035">
        <w:rPr>
          <w:rFonts w:asciiTheme="minorHAnsi" w:hAnsiTheme="minorHAnsi" w:cstheme="minorHAnsi"/>
        </w:rPr>
        <w:t>.</w:t>
      </w:r>
      <w:r w:rsidR="008E2A1E" w:rsidRPr="008A2035">
        <w:rPr>
          <w:rFonts w:asciiTheme="minorHAnsi" w:hAnsiTheme="minorHAnsi" w:cstheme="minorHAnsi"/>
        </w:rPr>
        <w:t xml:space="preserve"> </w:t>
      </w:r>
      <w:r w:rsidR="0081470F" w:rsidRPr="008A2035">
        <w:rPr>
          <w:rFonts w:asciiTheme="minorHAnsi" w:hAnsiTheme="minorHAnsi" w:cstheme="minorHAnsi"/>
        </w:rPr>
        <w:t xml:space="preserve">A nota (3) dada ao atributo Competência é paradoxal. Nós a explicamos pelo grau de conhecimento diverso entre os especialistas. Isto incorpora uma característica essencial do futuro: a </w:t>
      </w:r>
      <w:r w:rsidR="0081470F" w:rsidRPr="008A2035">
        <w:rPr>
          <w:rFonts w:asciiTheme="minorHAnsi" w:hAnsiTheme="minorHAnsi" w:cstheme="minorHAnsi"/>
        </w:rPr>
        <w:lastRenderedPageBreak/>
        <w:t xml:space="preserve">imprevisibilidade. Assim </w:t>
      </w:r>
      <w:r w:rsidR="00456F8D" w:rsidRPr="008A2035">
        <w:rPr>
          <w:rFonts w:asciiTheme="minorHAnsi" w:hAnsiTheme="minorHAnsi" w:cstheme="minorHAnsi"/>
        </w:rPr>
        <w:t xml:space="preserve">se </w:t>
      </w:r>
      <w:r w:rsidR="0081470F" w:rsidRPr="008A2035">
        <w:rPr>
          <w:rFonts w:asciiTheme="minorHAnsi" w:hAnsiTheme="minorHAnsi" w:cstheme="minorHAnsi"/>
        </w:rPr>
        <w:t>viabiliza</w:t>
      </w:r>
      <w:r w:rsidR="00456F8D" w:rsidRPr="008A2035">
        <w:rPr>
          <w:rFonts w:asciiTheme="minorHAnsi" w:hAnsiTheme="minorHAnsi" w:cstheme="minorHAnsi"/>
        </w:rPr>
        <w:t>m</w:t>
      </w:r>
      <w:r w:rsidR="0081470F" w:rsidRPr="008A2035">
        <w:rPr>
          <w:rFonts w:asciiTheme="minorHAnsi" w:hAnsiTheme="minorHAnsi" w:cstheme="minorHAnsi"/>
        </w:rPr>
        <w:t xml:space="preserve"> múltiplas percepções e, por fim, alternativas de futuro. Desta forma a credibilidade da fonte de dados</w:t>
      </w:r>
      <w:r w:rsidR="005A33BC" w:rsidRPr="008A2035">
        <w:rPr>
          <w:rFonts w:asciiTheme="minorHAnsi" w:hAnsiTheme="minorHAnsi" w:cstheme="minorHAnsi"/>
        </w:rPr>
        <w:t>, como um todo,</w:t>
      </w:r>
      <w:r w:rsidR="0081470F" w:rsidRPr="008A2035">
        <w:rPr>
          <w:rFonts w:asciiTheme="minorHAnsi" w:hAnsiTheme="minorHAnsi" w:cstheme="minorHAnsi"/>
        </w:rPr>
        <w:t xml:space="preserve"> é robustecida</w:t>
      </w:r>
      <w:r w:rsidR="008E2A1E" w:rsidRPr="008A2035">
        <w:rPr>
          <w:rFonts w:asciiTheme="minorHAnsi" w:hAnsiTheme="minorHAnsi" w:cstheme="minorHAnsi"/>
        </w:rPr>
        <w:t>.</w:t>
      </w:r>
      <w:r w:rsidR="00E2193B" w:rsidRPr="008A2035">
        <w:rPr>
          <w:rStyle w:val="Refdenotaderodap"/>
          <w:rFonts w:asciiTheme="minorHAnsi" w:hAnsiTheme="minorHAnsi" w:cstheme="minorHAnsi"/>
        </w:rPr>
        <w:footnoteReference w:id="9"/>
      </w:r>
    </w:p>
    <w:p w14:paraId="5AA82EB3" w14:textId="2AF97E95" w:rsidR="00F1398D" w:rsidRPr="008A2035" w:rsidRDefault="00F1398D" w:rsidP="00A51ACF">
      <w:pPr>
        <w:suppressAutoHyphens/>
        <w:ind w:firstLine="709"/>
        <w:jc w:val="both"/>
        <w:rPr>
          <w:rFonts w:asciiTheme="minorHAnsi" w:hAnsiTheme="minorHAnsi" w:cstheme="minorHAnsi"/>
        </w:rPr>
      </w:pPr>
      <w:r w:rsidRPr="008A2035">
        <w:rPr>
          <w:rFonts w:asciiTheme="minorHAnsi" w:hAnsiTheme="minorHAnsi" w:cstheme="minorHAnsi"/>
        </w:rPr>
        <w:t>A</w:t>
      </w:r>
      <w:r w:rsidR="00E17F4E" w:rsidRPr="008A2035">
        <w:rPr>
          <w:rFonts w:asciiTheme="minorHAnsi" w:hAnsiTheme="minorHAnsi" w:cstheme="minorHAnsi"/>
        </w:rPr>
        <w:t>s</w:t>
      </w:r>
      <w:r w:rsidRPr="008A2035">
        <w:rPr>
          <w:rFonts w:asciiTheme="minorHAnsi" w:hAnsiTheme="minorHAnsi" w:cstheme="minorHAnsi"/>
        </w:rPr>
        <w:t xml:space="preserve"> premissa</w:t>
      </w:r>
      <w:r w:rsidR="00E17F4E" w:rsidRPr="008A2035">
        <w:rPr>
          <w:rFonts w:asciiTheme="minorHAnsi" w:hAnsiTheme="minorHAnsi" w:cstheme="minorHAnsi"/>
        </w:rPr>
        <w:t>s</w:t>
      </w:r>
      <w:r w:rsidR="002E01CF" w:rsidRPr="008A2035">
        <w:rPr>
          <w:rFonts w:asciiTheme="minorHAnsi" w:hAnsiTheme="minorHAnsi" w:cstheme="minorHAnsi"/>
        </w:rPr>
        <w:t xml:space="preserve"> e pressupostos deste estudo também</w:t>
      </w:r>
      <w:r w:rsidR="00E17F4E" w:rsidRPr="008A2035">
        <w:rPr>
          <w:rFonts w:asciiTheme="minorHAnsi" w:hAnsiTheme="minorHAnsi" w:cstheme="minorHAnsi"/>
        </w:rPr>
        <w:t xml:space="preserve"> </w:t>
      </w:r>
      <w:r w:rsidR="001127BD" w:rsidRPr="008A2035">
        <w:rPr>
          <w:rFonts w:asciiTheme="minorHAnsi" w:hAnsiTheme="minorHAnsi" w:cstheme="minorHAnsi"/>
        </w:rPr>
        <w:t>puderam ser confirmadas</w:t>
      </w:r>
      <w:r w:rsidR="001850BA" w:rsidRPr="008A2035">
        <w:rPr>
          <w:rFonts w:asciiTheme="minorHAnsi" w:hAnsiTheme="minorHAnsi" w:cstheme="minorHAnsi"/>
        </w:rPr>
        <w:t xml:space="preserve"> por análise documental d</w:t>
      </w:r>
      <w:r w:rsidR="000D312D" w:rsidRPr="008A2035">
        <w:rPr>
          <w:rFonts w:asciiTheme="minorHAnsi" w:hAnsiTheme="minorHAnsi" w:cstheme="minorHAnsi"/>
        </w:rPr>
        <w:t>e uma</w:t>
      </w:r>
      <w:r w:rsidR="001850BA" w:rsidRPr="008A2035">
        <w:rPr>
          <w:rFonts w:asciiTheme="minorHAnsi" w:hAnsiTheme="minorHAnsi" w:cstheme="minorHAnsi"/>
        </w:rPr>
        <w:t xml:space="preserve"> pesquisa tradicional</w:t>
      </w:r>
      <w:r w:rsidR="00C6365B" w:rsidRPr="008A2035">
        <w:rPr>
          <w:rFonts w:asciiTheme="minorHAnsi" w:hAnsiTheme="minorHAnsi" w:cstheme="minorHAnsi"/>
        </w:rPr>
        <w:t>: retrospectiva de melhoramento genético conduzida pelo Centro Nacional de Pesquisa de Seringueira e Dendê, unidade da EMBRAPA</w:t>
      </w:r>
      <w:r w:rsidRPr="008A2035">
        <w:rPr>
          <w:rFonts w:asciiTheme="minorHAnsi" w:hAnsiTheme="minorHAnsi" w:cstheme="minorHAnsi"/>
        </w:rPr>
        <w:t xml:space="preserve">. A publicação não </w:t>
      </w:r>
      <w:r w:rsidR="007F28B0" w:rsidRPr="008A2035">
        <w:rPr>
          <w:rFonts w:asciiTheme="minorHAnsi" w:hAnsiTheme="minorHAnsi" w:cstheme="minorHAnsi"/>
        </w:rPr>
        <w:t>guarda</w:t>
      </w:r>
      <w:r w:rsidRPr="008A2035">
        <w:rPr>
          <w:rFonts w:asciiTheme="minorHAnsi" w:hAnsiTheme="minorHAnsi" w:cstheme="minorHAnsi"/>
        </w:rPr>
        <w:t xml:space="preserve"> qualquer relação com planejamento por cenários</w:t>
      </w:r>
      <w:r w:rsidR="001127BD" w:rsidRPr="008A2035">
        <w:rPr>
          <w:rFonts w:asciiTheme="minorHAnsi" w:hAnsiTheme="minorHAnsi" w:cstheme="minorHAnsi"/>
        </w:rPr>
        <w:t>,</w:t>
      </w:r>
      <w:r w:rsidRPr="008A2035">
        <w:rPr>
          <w:rFonts w:asciiTheme="minorHAnsi" w:hAnsiTheme="minorHAnsi" w:cstheme="minorHAnsi"/>
        </w:rPr>
        <w:t xml:space="preserve"> </w:t>
      </w:r>
      <w:r w:rsidR="001850BA" w:rsidRPr="008A2035">
        <w:rPr>
          <w:rFonts w:asciiTheme="minorHAnsi" w:hAnsiTheme="minorHAnsi" w:cstheme="minorHAnsi"/>
        </w:rPr>
        <w:t xml:space="preserve">mas </w:t>
      </w:r>
      <w:r w:rsidRPr="008A2035">
        <w:rPr>
          <w:rFonts w:asciiTheme="minorHAnsi" w:hAnsiTheme="minorHAnsi" w:cstheme="minorHAnsi"/>
        </w:rPr>
        <w:t xml:space="preserve">permite identificar tanto os dados </w:t>
      </w:r>
      <w:r w:rsidR="003B45A9" w:rsidRPr="008A2035">
        <w:rPr>
          <w:rFonts w:asciiTheme="minorHAnsi" w:hAnsiTheme="minorHAnsi" w:cstheme="minorHAnsi"/>
        </w:rPr>
        <w:t>típ</w:t>
      </w:r>
      <w:r w:rsidRPr="008A2035">
        <w:rPr>
          <w:rFonts w:asciiTheme="minorHAnsi" w:hAnsiTheme="minorHAnsi" w:cstheme="minorHAnsi"/>
        </w:rPr>
        <w:t xml:space="preserve">icos de cenários quanto as etapas descritas no </w:t>
      </w:r>
      <w:r w:rsidR="008E7F8D" w:rsidRPr="008A2035">
        <w:rPr>
          <w:rFonts w:asciiTheme="minorHAnsi" w:hAnsiTheme="minorHAnsi" w:cstheme="minorHAnsi"/>
        </w:rPr>
        <w:t>método Grumbach</w:t>
      </w:r>
      <w:r w:rsidRPr="008A2035">
        <w:rPr>
          <w:rFonts w:asciiTheme="minorHAnsi" w:hAnsiTheme="minorHAnsi" w:cstheme="minorHAnsi"/>
        </w:rPr>
        <w:t xml:space="preserve"> </w:t>
      </w:r>
      <w:hyperlink w:anchor="_2.2_O_Método" w:history="1">
        <w:r w:rsidRPr="008A2035">
          <w:rPr>
            <w:rStyle w:val="Hyperlink"/>
            <w:rFonts w:asciiTheme="minorHAnsi" w:hAnsiTheme="minorHAnsi" w:cstheme="minorHAnsi"/>
            <w:u w:val="none"/>
          </w:rPr>
          <w:t>(seção 2.2)</w:t>
        </w:r>
      </w:hyperlink>
      <w:r w:rsidRPr="008A2035">
        <w:rPr>
          <w:rFonts w:asciiTheme="minorHAnsi" w:hAnsiTheme="minorHAnsi" w:cstheme="minorHAnsi"/>
        </w:rPr>
        <w:t>.</w:t>
      </w:r>
    </w:p>
    <w:p w14:paraId="07DDB55E" w14:textId="5D6B9CFF" w:rsidR="006305DD" w:rsidRPr="008A2035" w:rsidRDefault="00173883" w:rsidP="00A51ACF">
      <w:pPr>
        <w:pStyle w:val="Ttulo1"/>
        <w:spacing w:line="240" w:lineRule="auto"/>
        <w:rPr>
          <w:rFonts w:asciiTheme="minorHAnsi" w:hAnsiTheme="minorHAnsi" w:cstheme="minorHAnsi"/>
        </w:rPr>
      </w:pPr>
      <w:bookmarkStart w:id="46" w:name="_Tabela_3_–"/>
      <w:bookmarkStart w:id="47" w:name="_Toc79094267"/>
      <w:bookmarkStart w:id="48" w:name="_Toc143370570"/>
      <w:bookmarkEnd w:id="46"/>
      <w:r w:rsidRPr="008A2035">
        <w:rPr>
          <w:rFonts w:asciiTheme="minorHAnsi" w:hAnsiTheme="minorHAnsi" w:cstheme="minorHAnsi"/>
        </w:rPr>
        <w:t>6</w:t>
      </w:r>
      <w:r w:rsidR="006305DD" w:rsidRPr="008A2035">
        <w:rPr>
          <w:rFonts w:asciiTheme="minorHAnsi" w:hAnsiTheme="minorHAnsi" w:cstheme="minorHAnsi"/>
        </w:rPr>
        <w:t xml:space="preserve"> Conclusão</w:t>
      </w:r>
      <w:bookmarkEnd w:id="47"/>
      <w:bookmarkEnd w:id="48"/>
    </w:p>
    <w:p w14:paraId="0B244B49" w14:textId="002EB13D" w:rsidR="008B7FCA" w:rsidRPr="008A2035" w:rsidRDefault="00EB3970" w:rsidP="00A51ACF">
      <w:pPr>
        <w:suppressAutoHyphens/>
        <w:ind w:firstLine="709"/>
        <w:jc w:val="both"/>
        <w:rPr>
          <w:rFonts w:asciiTheme="minorHAnsi" w:hAnsiTheme="minorHAnsi" w:cstheme="minorHAnsi"/>
        </w:rPr>
      </w:pPr>
      <w:r w:rsidRPr="008A2035">
        <w:rPr>
          <w:rFonts w:asciiTheme="minorHAnsi" w:hAnsiTheme="minorHAnsi" w:cstheme="minorHAnsi"/>
        </w:rPr>
        <w:t>E</w:t>
      </w:r>
      <w:r w:rsidR="00F507AC" w:rsidRPr="008A2035">
        <w:rPr>
          <w:rFonts w:asciiTheme="minorHAnsi" w:hAnsiTheme="minorHAnsi" w:cstheme="minorHAnsi"/>
        </w:rPr>
        <w:t>st</w:t>
      </w:r>
      <w:r w:rsidR="006924F4" w:rsidRPr="008A2035">
        <w:rPr>
          <w:rFonts w:asciiTheme="minorHAnsi" w:hAnsiTheme="minorHAnsi" w:cstheme="minorHAnsi"/>
        </w:rPr>
        <w:t xml:space="preserve">a pesquisa </w:t>
      </w:r>
      <w:r w:rsidRPr="008A2035">
        <w:rPr>
          <w:rFonts w:asciiTheme="minorHAnsi" w:hAnsiTheme="minorHAnsi" w:cstheme="minorHAnsi"/>
        </w:rPr>
        <w:t>resultou em</w:t>
      </w:r>
      <w:r w:rsidR="006924F4" w:rsidRPr="008A2035">
        <w:rPr>
          <w:rFonts w:asciiTheme="minorHAnsi" w:hAnsiTheme="minorHAnsi" w:cstheme="minorHAnsi"/>
        </w:rPr>
        <w:t xml:space="preserve"> </w:t>
      </w:r>
      <w:r w:rsidR="00A2317F" w:rsidRPr="008A2035">
        <w:rPr>
          <w:rFonts w:asciiTheme="minorHAnsi" w:hAnsiTheme="minorHAnsi" w:cstheme="minorHAnsi"/>
        </w:rPr>
        <w:t>um conjunto de argumentos</w:t>
      </w:r>
      <w:r w:rsidR="006924F4" w:rsidRPr="008A2035">
        <w:rPr>
          <w:rFonts w:asciiTheme="minorHAnsi" w:hAnsiTheme="minorHAnsi" w:cstheme="minorHAnsi"/>
        </w:rPr>
        <w:t xml:space="preserve"> </w:t>
      </w:r>
      <w:r w:rsidR="00EF3D71" w:rsidRPr="008A2035">
        <w:rPr>
          <w:rFonts w:asciiTheme="minorHAnsi" w:hAnsiTheme="minorHAnsi" w:cstheme="minorHAnsi"/>
        </w:rPr>
        <w:t>favoráveis à</w:t>
      </w:r>
      <w:r w:rsidR="006924F4" w:rsidRPr="008A2035">
        <w:rPr>
          <w:rFonts w:asciiTheme="minorHAnsi" w:hAnsiTheme="minorHAnsi" w:cstheme="minorHAnsi"/>
        </w:rPr>
        <w:t xml:space="preserve"> legitimidade científica e epistemológica</w:t>
      </w:r>
      <w:r w:rsidR="00A40503" w:rsidRPr="008A2035">
        <w:rPr>
          <w:rFonts w:asciiTheme="minorHAnsi" w:hAnsiTheme="minorHAnsi" w:cstheme="minorHAnsi"/>
        </w:rPr>
        <w:t xml:space="preserve"> do </w:t>
      </w:r>
      <w:r w:rsidR="008E7F8D" w:rsidRPr="008A2035">
        <w:rPr>
          <w:rFonts w:asciiTheme="minorHAnsi" w:hAnsiTheme="minorHAnsi" w:cstheme="minorHAnsi"/>
        </w:rPr>
        <w:t>método Grumbach</w:t>
      </w:r>
      <w:r w:rsidR="00A40503" w:rsidRPr="008A2035">
        <w:rPr>
          <w:rFonts w:asciiTheme="minorHAnsi" w:hAnsiTheme="minorHAnsi" w:cstheme="minorHAnsi"/>
        </w:rPr>
        <w:t xml:space="preserve"> de planejamento estratégico</w:t>
      </w:r>
      <w:r w:rsidR="00605D0B" w:rsidRPr="008A2035">
        <w:rPr>
          <w:rFonts w:asciiTheme="minorHAnsi" w:hAnsiTheme="minorHAnsi" w:cstheme="minorHAnsi"/>
        </w:rPr>
        <w:t xml:space="preserve"> e, por extensão, à metodologia de planejamento por cenários</w:t>
      </w:r>
      <w:r w:rsidR="006924F4" w:rsidRPr="008A2035">
        <w:rPr>
          <w:rFonts w:asciiTheme="minorHAnsi" w:hAnsiTheme="minorHAnsi" w:cstheme="minorHAnsi"/>
        </w:rPr>
        <w:t xml:space="preserve">. </w:t>
      </w:r>
      <w:r w:rsidR="0035047B" w:rsidRPr="008A2035">
        <w:rPr>
          <w:rFonts w:asciiTheme="minorHAnsi" w:hAnsiTheme="minorHAnsi" w:cstheme="minorHAnsi"/>
        </w:rPr>
        <w:t xml:space="preserve">A fundamentação teórica </w:t>
      </w:r>
      <w:r w:rsidR="00605D0B" w:rsidRPr="008A2035">
        <w:rPr>
          <w:rFonts w:asciiTheme="minorHAnsi" w:hAnsiTheme="minorHAnsi" w:cstheme="minorHAnsi"/>
        </w:rPr>
        <w:t>d</w:t>
      </w:r>
      <w:r w:rsidR="0035047B" w:rsidRPr="008A2035">
        <w:rPr>
          <w:rFonts w:asciiTheme="minorHAnsi" w:hAnsiTheme="minorHAnsi" w:cstheme="minorHAnsi"/>
        </w:rPr>
        <w:t>a legitimidade científica</w:t>
      </w:r>
      <w:r w:rsidR="006C202F" w:rsidRPr="008A2035">
        <w:rPr>
          <w:rFonts w:asciiTheme="minorHAnsi" w:hAnsiTheme="minorHAnsi" w:cstheme="minorHAnsi"/>
        </w:rPr>
        <w:t xml:space="preserve"> </w:t>
      </w:r>
      <w:r w:rsidR="00605D0B" w:rsidRPr="008A2035">
        <w:rPr>
          <w:rFonts w:asciiTheme="minorHAnsi" w:hAnsiTheme="minorHAnsi" w:cstheme="minorHAnsi"/>
        </w:rPr>
        <w:t>se deu</w:t>
      </w:r>
      <w:r w:rsidR="0035047B" w:rsidRPr="008A2035">
        <w:rPr>
          <w:rFonts w:asciiTheme="minorHAnsi" w:hAnsiTheme="minorHAnsi" w:cstheme="minorHAnsi"/>
        </w:rPr>
        <w:t xml:space="preserve"> sob o tradicional </w:t>
      </w:r>
      <w:r w:rsidR="004025BE" w:rsidRPr="008A2035">
        <w:rPr>
          <w:rFonts w:asciiTheme="minorHAnsi" w:hAnsiTheme="minorHAnsi" w:cstheme="minorHAnsi"/>
        </w:rPr>
        <w:t>método cartesiano</w:t>
      </w:r>
      <w:r w:rsidR="001D30E5" w:rsidRPr="008A2035">
        <w:rPr>
          <w:rFonts w:asciiTheme="minorHAnsi" w:hAnsiTheme="minorHAnsi" w:cstheme="minorHAnsi"/>
        </w:rPr>
        <w:t xml:space="preserve"> e</w:t>
      </w:r>
      <w:r w:rsidR="0035047B" w:rsidRPr="008A2035">
        <w:rPr>
          <w:rFonts w:asciiTheme="minorHAnsi" w:hAnsiTheme="minorHAnsi" w:cstheme="minorHAnsi"/>
        </w:rPr>
        <w:t xml:space="preserve"> </w:t>
      </w:r>
      <w:r w:rsidR="001D30E5" w:rsidRPr="008A2035">
        <w:rPr>
          <w:rFonts w:asciiTheme="minorHAnsi" w:hAnsiTheme="minorHAnsi" w:cstheme="minorHAnsi"/>
        </w:rPr>
        <w:t>d</w:t>
      </w:r>
      <w:r w:rsidR="008B7FCA" w:rsidRPr="008A2035">
        <w:rPr>
          <w:rFonts w:asciiTheme="minorHAnsi" w:hAnsiTheme="minorHAnsi" w:cstheme="minorHAnsi"/>
        </w:rPr>
        <w:t xml:space="preserve">a </w:t>
      </w:r>
      <w:r w:rsidR="0035047B" w:rsidRPr="008A2035">
        <w:rPr>
          <w:rFonts w:asciiTheme="minorHAnsi" w:hAnsiTheme="minorHAnsi" w:cstheme="minorHAnsi"/>
        </w:rPr>
        <w:t xml:space="preserve">legitimidade </w:t>
      </w:r>
      <w:r w:rsidR="008B7FCA" w:rsidRPr="008A2035">
        <w:rPr>
          <w:rFonts w:asciiTheme="minorHAnsi" w:hAnsiTheme="minorHAnsi" w:cstheme="minorHAnsi"/>
        </w:rPr>
        <w:t>epistemológica</w:t>
      </w:r>
      <w:r w:rsidR="0035047B" w:rsidRPr="008A2035">
        <w:rPr>
          <w:rFonts w:asciiTheme="minorHAnsi" w:hAnsiTheme="minorHAnsi" w:cstheme="minorHAnsi"/>
        </w:rPr>
        <w:t xml:space="preserve"> s</w:t>
      </w:r>
      <w:r w:rsidR="003177A5" w:rsidRPr="008A2035">
        <w:rPr>
          <w:rFonts w:asciiTheme="minorHAnsi" w:hAnsiTheme="minorHAnsi" w:cstheme="minorHAnsi"/>
        </w:rPr>
        <w:t xml:space="preserve">ob </w:t>
      </w:r>
      <w:r w:rsidR="001D30E5" w:rsidRPr="008A2035">
        <w:rPr>
          <w:rFonts w:asciiTheme="minorHAnsi" w:hAnsiTheme="minorHAnsi" w:cstheme="minorHAnsi"/>
        </w:rPr>
        <w:t>a</w:t>
      </w:r>
      <w:r w:rsidR="00C779A3" w:rsidRPr="008A2035">
        <w:rPr>
          <w:rFonts w:asciiTheme="minorHAnsi" w:hAnsiTheme="minorHAnsi" w:cstheme="minorHAnsi"/>
        </w:rPr>
        <w:t xml:space="preserve"> </w:t>
      </w:r>
      <w:r w:rsidR="00CB0DB2" w:rsidRPr="008A2035">
        <w:rPr>
          <w:rFonts w:asciiTheme="minorHAnsi" w:hAnsiTheme="minorHAnsi" w:cstheme="minorHAnsi"/>
        </w:rPr>
        <w:t>ótica</w:t>
      </w:r>
      <w:r w:rsidR="001D30E5" w:rsidRPr="008A2035">
        <w:rPr>
          <w:rFonts w:asciiTheme="minorHAnsi" w:hAnsiTheme="minorHAnsi" w:cstheme="minorHAnsi"/>
        </w:rPr>
        <w:t xml:space="preserve"> </w:t>
      </w:r>
      <w:r w:rsidR="0035047B" w:rsidRPr="008A2035">
        <w:rPr>
          <w:rFonts w:asciiTheme="minorHAnsi" w:hAnsiTheme="minorHAnsi" w:cstheme="minorHAnsi"/>
        </w:rPr>
        <w:t xml:space="preserve">de </w:t>
      </w:r>
      <w:r w:rsidR="008B7FCA" w:rsidRPr="008A2035">
        <w:rPr>
          <w:rFonts w:asciiTheme="minorHAnsi" w:hAnsiTheme="minorHAnsi" w:cstheme="minorHAnsi"/>
        </w:rPr>
        <w:t>Karl Popper</w:t>
      </w:r>
      <w:r w:rsidR="001D30E5" w:rsidRPr="008A2035">
        <w:rPr>
          <w:rFonts w:asciiTheme="minorHAnsi" w:hAnsiTheme="minorHAnsi" w:cstheme="minorHAnsi"/>
        </w:rPr>
        <w:t>, principalmente</w:t>
      </w:r>
      <w:r w:rsidR="008B7FCA" w:rsidRPr="008A2035">
        <w:rPr>
          <w:rFonts w:asciiTheme="minorHAnsi" w:hAnsiTheme="minorHAnsi" w:cstheme="minorHAnsi"/>
        </w:rPr>
        <w:t>.</w:t>
      </w:r>
    </w:p>
    <w:p w14:paraId="74FB7CD9" w14:textId="4DB3F4AD" w:rsidR="00EF436E" w:rsidRPr="008A2035" w:rsidRDefault="00EF436E" w:rsidP="00A51ACF">
      <w:pPr>
        <w:suppressAutoHyphens/>
        <w:ind w:firstLine="709"/>
        <w:jc w:val="both"/>
        <w:rPr>
          <w:rFonts w:asciiTheme="minorHAnsi" w:hAnsiTheme="minorHAnsi" w:cstheme="minorHAnsi"/>
        </w:rPr>
      </w:pPr>
      <w:r w:rsidRPr="008A2035">
        <w:rPr>
          <w:rFonts w:asciiTheme="minorHAnsi" w:hAnsiTheme="minorHAnsi" w:cstheme="minorHAnsi"/>
        </w:rPr>
        <w:t xml:space="preserve">A </w:t>
      </w:r>
      <w:r w:rsidR="00E0670A" w:rsidRPr="008A2035">
        <w:rPr>
          <w:rFonts w:asciiTheme="minorHAnsi" w:hAnsiTheme="minorHAnsi" w:cstheme="minorHAnsi"/>
        </w:rPr>
        <w:t>investigação</w:t>
      </w:r>
      <w:r w:rsidRPr="008A2035">
        <w:rPr>
          <w:rFonts w:asciiTheme="minorHAnsi" w:hAnsiTheme="minorHAnsi" w:cstheme="minorHAnsi"/>
        </w:rPr>
        <w:t xml:space="preserve"> gerou: (a) uma lista de conceitos essenciais sobre planejamento por cenários; (b) uma lista de desafios céticos; (c) um glossário essencial; (d) um conjunto de </w:t>
      </w:r>
      <w:r w:rsidR="00C239F2" w:rsidRPr="008A2035">
        <w:rPr>
          <w:rFonts w:asciiTheme="minorHAnsi" w:hAnsiTheme="minorHAnsi" w:cstheme="minorHAnsi"/>
        </w:rPr>
        <w:t>premissas</w:t>
      </w:r>
      <w:r w:rsidRPr="008A2035">
        <w:rPr>
          <w:rFonts w:asciiTheme="minorHAnsi" w:hAnsiTheme="minorHAnsi" w:cstheme="minorHAnsi"/>
        </w:rPr>
        <w:t xml:space="preserve"> </w:t>
      </w:r>
      <w:r w:rsidR="003848EA" w:rsidRPr="008A2035">
        <w:rPr>
          <w:rFonts w:asciiTheme="minorHAnsi" w:hAnsiTheme="minorHAnsi" w:cstheme="minorHAnsi"/>
        </w:rPr>
        <w:t>par</w:t>
      </w:r>
      <w:r w:rsidRPr="008A2035">
        <w:rPr>
          <w:rFonts w:asciiTheme="minorHAnsi" w:hAnsiTheme="minorHAnsi" w:cstheme="minorHAnsi"/>
        </w:rPr>
        <w:t xml:space="preserve">a </w:t>
      </w:r>
      <w:r w:rsidR="003848EA" w:rsidRPr="008A2035">
        <w:rPr>
          <w:rFonts w:asciiTheme="minorHAnsi" w:hAnsiTheme="minorHAnsi" w:cstheme="minorHAnsi"/>
        </w:rPr>
        <w:t>avali</w:t>
      </w:r>
      <w:r w:rsidRPr="008A2035">
        <w:rPr>
          <w:rFonts w:asciiTheme="minorHAnsi" w:hAnsiTheme="minorHAnsi" w:cstheme="minorHAnsi"/>
        </w:rPr>
        <w:t>ar a cientificidade do método investigado</w:t>
      </w:r>
      <w:r w:rsidR="000661D2" w:rsidRPr="008A2035">
        <w:rPr>
          <w:rFonts w:asciiTheme="minorHAnsi" w:hAnsiTheme="minorHAnsi" w:cstheme="minorHAnsi"/>
        </w:rPr>
        <w:t>;</w:t>
      </w:r>
      <w:r w:rsidRPr="008A2035">
        <w:rPr>
          <w:rFonts w:asciiTheme="minorHAnsi" w:hAnsiTheme="minorHAnsi" w:cstheme="minorHAnsi"/>
        </w:rPr>
        <w:t xml:space="preserve"> (e) um conjunto de </w:t>
      </w:r>
      <w:r w:rsidR="009E5E61" w:rsidRPr="008A2035">
        <w:rPr>
          <w:rFonts w:asciiTheme="minorHAnsi" w:hAnsiTheme="minorHAnsi" w:cstheme="minorHAnsi"/>
        </w:rPr>
        <w:t xml:space="preserve">pressupostos </w:t>
      </w:r>
      <w:r w:rsidRPr="008A2035">
        <w:rPr>
          <w:rFonts w:asciiTheme="minorHAnsi" w:hAnsiTheme="minorHAnsi" w:cstheme="minorHAnsi"/>
        </w:rPr>
        <w:t>que apoiariam a representatividade do método em relação à metodologia; (f) uma tabela de variáveis relacionando os preceitos do método cartesiano a cada etapa do método investigado; (g) uma lista de questões para rastrea</w:t>
      </w:r>
      <w:r w:rsidR="007A4EFB" w:rsidRPr="008A2035">
        <w:rPr>
          <w:rFonts w:asciiTheme="minorHAnsi" w:hAnsiTheme="minorHAnsi" w:cstheme="minorHAnsi"/>
        </w:rPr>
        <w:t>r</w:t>
      </w:r>
      <w:r w:rsidRPr="008A2035">
        <w:rPr>
          <w:rFonts w:asciiTheme="minorHAnsi" w:hAnsiTheme="minorHAnsi" w:cstheme="minorHAnsi"/>
        </w:rPr>
        <w:t xml:space="preserve"> cada etapa do método investigado, avalia</w:t>
      </w:r>
      <w:r w:rsidR="00B90E98" w:rsidRPr="008A2035">
        <w:rPr>
          <w:rFonts w:asciiTheme="minorHAnsi" w:hAnsiTheme="minorHAnsi" w:cstheme="minorHAnsi"/>
        </w:rPr>
        <w:t>r</w:t>
      </w:r>
      <w:r w:rsidRPr="008A2035">
        <w:rPr>
          <w:rFonts w:asciiTheme="minorHAnsi" w:hAnsiTheme="minorHAnsi" w:cstheme="minorHAnsi"/>
        </w:rPr>
        <w:t xml:space="preserve"> o controle sobre os dados usados e gerados, bem como as técnicas para enuncia</w:t>
      </w:r>
      <w:r w:rsidR="00E40041" w:rsidRPr="008A2035">
        <w:rPr>
          <w:rFonts w:asciiTheme="minorHAnsi" w:hAnsiTheme="minorHAnsi" w:cstheme="minorHAnsi"/>
        </w:rPr>
        <w:t>r</w:t>
      </w:r>
      <w:r w:rsidRPr="008A2035">
        <w:rPr>
          <w:rFonts w:asciiTheme="minorHAnsi" w:hAnsiTheme="minorHAnsi" w:cstheme="minorHAnsi"/>
        </w:rPr>
        <w:t xml:space="preserve"> </w:t>
      </w:r>
      <w:r w:rsidR="00604EE7" w:rsidRPr="008A2035">
        <w:rPr>
          <w:rFonts w:asciiTheme="minorHAnsi" w:hAnsiTheme="minorHAnsi" w:cstheme="minorHAnsi"/>
        </w:rPr>
        <w:t xml:space="preserve">hipóteses e </w:t>
      </w:r>
      <w:r w:rsidRPr="008A2035">
        <w:rPr>
          <w:rFonts w:asciiTheme="minorHAnsi" w:hAnsiTheme="minorHAnsi" w:cstheme="minorHAnsi"/>
        </w:rPr>
        <w:t>evidência</w:t>
      </w:r>
      <w:r w:rsidR="00604EE7" w:rsidRPr="008A2035">
        <w:rPr>
          <w:rFonts w:asciiTheme="minorHAnsi" w:hAnsiTheme="minorHAnsi" w:cstheme="minorHAnsi"/>
        </w:rPr>
        <w:t>s</w:t>
      </w:r>
      <w:r w:rsidRPr="008A2035">
        <w:rPr>
          <w:rFonts w:asciiTheme="minorHAnsi" w:hAnsiTheme="minorHAnsi" w:cstheme="minorHAnsi"/>
        </w:rPr>
        <w:t>; (h) uma tabela de variáveis sobre critérios de credibilidade dos dados gerados em cada etapa do método investigado.</w:t>
      </w:r>
    </w:p>
    <w:p w14:paraId="57153881" w14:textId="262186F9" w:rsidR="002C175C" w:rsidRPr="008A2035" w:rsidRDefault="002C175C" w:rsidP="00A51ACF">
      <w:pPr>
        <w:suppressAutoHyphens/>
        <w:ind w:firstLine="709"/>
        <w:jc w:val="both"/>
        <w:rPr>
          <w:rFonts w:asciiTheme="minorHAnsi" w:hAnsiTheme="minorHAnsi" w:cstheme="minorHAnsi"/>
        </w:rPr>
      </w:pPr>
      <w:r w:rsidRPr="008A2035">
        <w:rPr>
          <w:rFonts w:asciiTheme="minorHAnsi" w:hAnsiTheme="minorHAnsi" w:cstheme="minorHAnsi"/>
        </w:rPr>
        <w:t>O estudo identificou lacunas na documentação do método investigado</w:t>
      </w:r>
      <w:r w:rsidR="00EE3179" w:rsidRPr="008A2035">
        <w:rPr>
          <w:rFonts w:asciiTheme="minorHAnsi" w:hAnsiTheme="minorHAnsi" w:cstheme="minorHAnsi"/>
        </w:rPr>
        <w:t>. Elas se</w:t>
      </w:r>
      <w:r w:rsidRPr="008A2035">
        <w:rPr>
          <w:rFonts w:asciiTheme="minorHAnsi" w:hAnsiTheme="minorHAnsi" w:cstheme="minorHAnsi"/>
        </w:rPr>
        <w:t xml:space="preserve"> justifica</w:t>
      </w:r>
      <w:r w:rsidR="00EE3179" w:rsidRPr="008A2035">
        <w:rPr>
          <w:rFonts w:asciiTheme="minorHAnsi" w:hAnsiTheme="minorHAnsi" w:cstheme="minorHAnsi"/>
        </w:rPr>
        <w:t>m</w:t>
      </w:r>
      <w:r w:rsidRPr="008A2035">
        <w:rPr>
          <w:rFonts w:asciiTheme="minorHAnsi" w:hAnsiTheme="minorHAnsi" w:cstheme="minorHAnsi"/>
        </w:rPr>
        <w:t xml:space="preserve"> pel</w:t>
      </w:r>
      <w:r w:rsidR="00C134EC" w:rsidRPr="008A2035">
        <w:rPr>
          <w:rFonts w:asciiTheme="minorHAnsi" w:hAnsiTheme="minorHAnsi" w:cstheme="minorHAnsi"/>
        </w:rPr>
        <w:t>o seu</w:t>
      </w:r>
      <w:r w:rsidRPr="008A2035">
        <w:rPr>
          <w:rFonts w:asciiTheme="minorHAnsi" w:hAnsiTheme="minorHAnsi" w:cstheme="minorHAnsi"/>
        </w:rPr>
        <w:t xml:space="preserve"> viés comercial (não científico) e </w:t>
      </w:r>
      <w:r w:rsidR="00EE3179" w:rsidRPr="008A2035">
        <w:rPr>
          <w:rFonts w:asciiTheme="minorHAnsi" w:hAnsiTheme="minorHAnsi" w:cstheme="minorHAnsi"/>
        </w:rPr>
        <w:t xml:space="preserve">são </w:t>
      </w:r>
      <w:r w:rsidR="00A31459" w:rsidRPr="008A2035">
        <w:rPr>
          <w:rFonts w:asciiTheme="minorHAnsi" w:hAnsiTheme="minorHAnsi" w:cstheme="minorHAnsi"/>
        </w:rPr>
        <w:t>supr</w:t>
      </w:r>
      <w:r w:rsidRPr="008A2035">
        <w:rPr>
          <w:rFonts w:asciiTheme="minorHAnsi" w:hAnsiTheme="minorHAnsi" w:cstheme="minorHAnsi"/>
        </w:rPr>
        <w:t xml:space="preserve">idas na fase de preparação das atividades, prevista na documentação </w:t>
      </w:r>
      <w:r w:rsidR="00E3265B" w:rsidRPr="008A2035">
        <w:rPr>
          <w:rFonts w:asciiTheme="minorHAnsi" w:hAnsiTheme="minorHAnsi" w:cstheme="minorHAnsi"/>
        </w:rPr>
        <w:t xml:space="preserve">– </w:t>
      </w:r>
      <w:r w:rsidRPr="008A2035">
        <w:rPr>
          <w:rFonts w:asciiTheme="minorHAnsi" w:hAnsiTheme="minorHAnsi" w:cstheme="minorHAnsi"/>
        </w:rPr>
        <w:t>sem prejuízo para as atividades, portanto.</w:t>
      </w:r>
    </w:p>
    <w:p w14:paraId="163BFE53" w14:textId="2CCA86B8" w:rsidR="0065704D" w:rsidRPr="008A2035" w:rsidRDefault="000379F1" w:rsidP="00A51ACF">
      <w:pPr>
        <w:suppressAutoHyphens/>
        <w:ind w:firstLine="709"/>
        <w:jc w:val="both"/>
        <w:rPr>
          <w:rFonts w:asciiTheme="minorHAnsi" w:hAnsiTheme="minorHAnsi" w:cstheme="minorHAnsi"/>
        </w:rPr>
      </w:pPr>
      <w:r w:rsidRPr="008A2035">
        <w:rPr>
          <w:rFonts w:asciiTheme="minorHAnsi" w:hAnsiTheme="minorHAnsi" w:cstheme="minorHAnsi"/>
        </w:rPr>
        <w:t>R</w:t>
      </w:r>
      <w:r w:rsidR="00583B32" w:rsidRPr="008A2035">
        <w:rPr>
          <w:rFonts w:asciiTheme="minorHAnsi" w:hAnsiTheme="minorHAnsi" w:cstheme="minorHAnsi"/>
        </w:rPr>
        <w:t>esultados parciais do estudo</w:t>
      </w:r>
      <w:r w:rsidR="0065704D" w:rsidRPr="008A2035">
        <w:rPr>
          <w:rFonts w:asciiTheme="minorHAnsi" w:hAnsiTheme="minorHAnsi" w:cstheme="minorHAnsi"/>
        </w:rPr>
        <w:t xml:space="preserve"> </w:t>
      </w:r>
      <w:r w:rsidR="00E44774" w:rsidRPr="008A2035">
        <w:rPr>
          <w:rFonts w:asciiTheme="minorHAnsi" w:hAnsiTheme="minorHAnsi" w:cstheme="minorHAnsi"/>
        </w:rPr>
        <w:t>observam que</w:t>
      </w:r>
      <w:r w:rsidR="0065704D" w:rsidRPr="008A2035">
        <w:rPr>
          <w:rFonts w:asciiTheme="minorHAnsi" w:hAnsiTheme="minorHAnsi" w:cstheme="minorHAnsi"/>
        </w:rPr>
        <w:t xml:space="preserve">: (a) </w:t>
      </w:r>
      <w:r w:rsidR="00C46AA5" w:rsidRPr="008A2035">
        <w:rPr>
          <w:rFonts w:asciiTheme="minorHAnsi" w:hAnsiTheme="minorHAnsi" w:cstheme="minorHAnsi"/>
        </w:rPr>
        <w:t>e</w:t>
      </w:r>
      <w:r w:rsidR="0065704D" w:rsidRPr="008A2035">
        <w:rPr>
          <w:rFonts w:asciiTheme="minorHAnsi" w:hAnsiTheme="minorHAnsi" w:cstheme="minorHAnsi"/>
        </w:rPr>
        <w:t xml:space="preserve">m </w:t>
      </w:r>
      <w:r w:rsidR="00583B32" w:rsidRPr="008A2035">
        <w:rPr>
          <w:rFonts w:asciiTheme="minorHAnsi" w:hAnsiTheme="minorHAnsi" w:cstheme="minorHAnsi"/>
        </w:rPr>
        <w:t>cada uma d</w:t>
      </w:r>
      <w:r w:rsidR="0065704D" w:rsidRPr="008A2035">
        <w:rPr>
          <w:rFonts w:asciiTheme="minorHAnsi" w:hAnsiTheme="minorHAnsi" w:cstheme="minorHAnsi"/>
        </w:rPr>
        <w:t xml:space="preserve">as etapas do </w:t>
      </w:r>
      <w:r w:rsidR="00D01402" w:rsidRPr="008A2035">
        <w:rPr>
          <w:rFonts w:asciiTheme="minorHAnsi" w:hAnsiTheme="minorHAnsi" w:cstheme="minorHAnsi"/>
        </w:rPr>
        <w:t>método</w:t>
      </w:r>
      <w:r w:rsidR="0065704D" w:rsidRPr="008A2035">
        <w:rPr>
          <w:rFonts w:asciiTheme="minorHAnsi" w:hAnsiTheme="minorHAnsi" w:cstheme="minorHAnsi"/>
        </w:rPr>
        <w:t xml:space="preserve"> </w:t>
      </w:r>
      <w:r w:rsidR="00583B32" w:rsidRPr="008A2035">
        <w:rPr>
          <w:rFonts w:asciiTheme="minorHAnsi" w:hAnsiTheme="minorHAnsi" w:cstheme="minorHAnsi"/>
        </w:rPr>
        <w:t xml:space="preserve">investigado </w:t>
      </w:r>
      <w:r w:rsidR="0065704D" w:rsidRPr="008A2035">
        <w:rPr>
          <w:rFonts w:asciiTheme="minorHAnsi" w:hAnsiTheme="minorHAnsi" w:cstheme="minorHAnsi"/>
        </w:rPr>
        <w:t xml:space="preserve">foram evidenciados todos os preceitos </w:t>
      </w:r>
      <w:r w:rsidR="007047C3" w:rsidRPr="008A2035">
        <w:rPr>
          <w:rFonts w:asciiTheme="minorHAnsi" w:hAnsiTheme="minorHAnsi" w:cstheme="minorHAnsi"/>
        </w:rPr>
        <w:t>d</w:t>
      </w:r>
      <w:r w:rsidR="0065704D" w:rsidRPr="008A2035">
        <w:rPr>
          <w:rFonts w:asciiTheme="minorHAnsi" w:hAnsiTheme="minorHAnsi" w:cstheme="minorHAnsi"/>
        </w:rPr>
        <w:t>o método cartesiano</w:t>
      </w:r>
      <w:r w:rsidR="00C46AA5" w:rsidRPr="008A2035">
        <w:rPr>
          <w:rFonts w:asciiTheme="minorHAnsi" w:hAnsiTheme="minorHAnsi" w:cstheme="minorHAnsi"/>
        </w:rPr>
        <w:t>;</w:t>
      </w:r>
      <w:r w:rsidR="0065704D" w:rsidRPr="008A2035">
        <w:rPr>
          <w:rFonts w:asciiTheme="minorHAnsi" w:hAnsiTheme="minorHAnsi" w:cstheme="minorHAnsi"/>
        </w:rPr>
        <w:t xml:space="preserve"> (b) </w:t>
      </w:r>
      <w:r w:rsidR="00C46AA5" w:rsidRPr="008A2035">
        <w:rPr>
          <w:rFonts w:asciiTheme="minorHAnsi" w:hAnsiTheme="minorHAnsi" w:cstheme="minorHAnsi"/>
        </w:rPr>
        <w:t>f</w:t>
      </w:r>
      <w:r w:rsidR="0065704D" w:rsidRPr="008A2035">
        <w:rPr>
          <w:rFonts w:asciiTheme="minorHAnsi" w:hAnsiTheme="minorHAnsi" w:cstheme="minorHAnsi"/>
        </w:rPr>
        <w:t xml:space="preserve">oram </w:t>
      </w:r>
      <w:r w:rsidR="00583B32" w:rsidRPr="008A2035">
        <w:rPr>
          <w:rFonts w:asciiTheme="minorHAnsi" w:hAnsiTheme="minorHAnsi" w:cstheme="minorHAnsi"/>
        </w:rPr>
        <w:t>verificadas</w:t>
      </w:r>
      <w:r w:rsidR="0065704D" w:rsidRPr="008A2035">
        <w:rPr>
          <w:rFonts w:asciiTheme="minorHAnsi" w:hAnsiTheme="minorHAnsi" w:cstheme="minorHAnsi"/>
        </w:rPr>
        <w:t xml:space="preserve"> estruturas de dados </w:t>
      </w:r>
      <w:r w:rsidR="0093288D" w:rsidRPr="008A2035">
        <w:rPr>
          <w:rFonts w:asciiTheme="minorHAnsi" w:hAnsiTheme="minorHAnsi" w:cstheme="minorHAnsi"/>
        </w:rPr>
        <w:t>que identificam cenários prospectivos e hipóteses científicas como uma mesma classe de ideias</w:t>
      </w:r>
      <w:r w:rsidR="00C46AA5" w:rsidRPr="008A2035">
        <w:rPr>
          <w:rFonts w:asciiTheme="minorHAnsi" w:hAnsiTheme="minorHAnsi" w:cstheme="minorHAnsi"/>
        </w:rPr>
        <w:t>;</w:t>
      </w:r>
      <w:r w:rsidR="0065704D" w:rsidRPr="008A2035">
        <w:rPr>
          <w:rFonts w:asciiTheme="minorHAnsi" w:hAnsiTheme="minorHAnsi" w:cstheme="minorHAnsi"/>
        </w:rPr>
        <w:t xml:space="preserve"> (c)</w:t>
      </w:r>
      <w:r w:rsidR="00B13A06" w:rsidRPr="008A2035">
        <w:rPr>
          <w:rFonts w:asciiTheme="minorHAnsi" w:hAnsiTheme="minorHAnsi" w:cstheme="minorHAnsi"/>
        </w:rPr>
        <w:t xml:space="preserve"> </w:t>
      </w:r>
      <w:r w:rsidR="00C46AA5" w:rsidRPr="008A2035">
        <w:rPr>
          <w:rFonts w:asciiTheme="minorHAnsi" w:hAnsiTheme="minorHAnsi" w:cstheme="minorHAnsi"/>
        </w:rPr>
        <w:t>o</w:t>
      </w:r>
      <w:r w:rsidR="0065704D" w:rsidRPr="008A2035">
        <w:rPr>
          <w:rFonts w:asciiTheme="minorHAnsi" w:hAnsiTheme="minorHAnsi" w:cstheme="minorHAnsi"/>
        </w:rPr>
        <w:t xml:space="preserve"> estudo de caso atestou </w:t>
      </w:r>
      <w:r w:rsidR="007047C3" w:rsidRPr="008A2035">
        <w:rPr>
          <w:rFonts w:asciiTheme="minorHAnsi" w:hAnsiTheme="minorHAnsi" w:cstheme="minorHAnsi"/>
        </w:rPr>
        <w:t xml:space="preserve">o uso de </w:t>
      </w:r>
      <w:r w:rsidR="0065704D" w:rsidRPr="008A2035">
        <w:rPr>
          <w:rFonts w:asciiTheme="minorHAnsi" w:hAnsiTheme="minorHAnsi" w:cstheme="minorHAnsi"/>
        </w:rPr>
        <w:t>fontes de dados c</w:t>
      </w:r>
      <w:r w:rsidR="00D32412" w:rsidRPr="008A2035">
        <w:rPr>
          <w:rFonts w:asciiTheme="minorHAnsi" w:hAnsiTheme="minorHAnsi" w:cstheme="minorHAnsi"/>
        </w:rPr>
        <w:t>rívei</w:t>
      </w:r>
      <w:r w:rsidR="0065704D" w:rsidRPr="008A2035">
        <w:rPr>
          <w:rFonts w:asciiTheme="minorHAnsi" w:hAnsiTheme="minorHAnsi" w:cstheme="minorHAnsi"/>
        </w:rPr>
        <w:t>s</w:t>
      </w:r>
      <w:r w:rsidR="007047C3" w:rsidRPr="008A2035">
        <w:rPr>
          <w:rFonts w:asciiTheme="minorHAnsi" w:hAnsiTheme="minorHAnsi" w:cstheme="minorHAnsi"/>
        </w:rPr>
        <w:t>, a</w:t>
      </w:r>
      <w:r w:rsidR="0065704D" w:rsidRPr="008A2035">
        <w:rPr>
          <w:rFonts w:asciiTheme="minorHAnsi" w:hAnsiTheme="minorHAnsi" w:cstheme="minorHAnsi"/>
        </w:rPr>
        <w:t xml:space="preserve"> geração de dados consistentes e suficientes </w:t>
      </w:r>
      <w:r w:rsidR="005C5494" w:rsidRPr="008A2035">
        <w:rPr>
          <w:rFonts w:asciiTheme="minorHAnsi" w:hAnsiTheme="minorHAnsi" w:cstheme="minorHAnsi"/>
        </w:rPr>
        <w:t>em</w:t>
      </w:r>
      <w:r w:rsidR="0065704D" w:rsidRPr="008A2035">
        <w:rPr>
          <w:rFonts w:asciiTheme="minorHAnsi" w:hAnsiTheme="minorHAnsi" w:cstheme="minorHAnsi"/>
        </w:rPr>
        <w:t xml:space="preserve"> todo o processo e a construção de enunciados que </w:t>
      </w:r>
      <w:r w:rsidR="00F9643C" w:rsidRPr="008A2035">
        <w:rPr>
          <w:rFonts w:asciiTheme="minorHAnsi" w:hAnsiTheme="minorHAnsi" w:cstheme="minorHAnsi"/>
        </w:rPr>
        <w:t>obedecem às</w:t>
      </w:r>
      <w:r w:rsidR="0065704D" w:rsidRPr="008A2035">
        <w:rPr>
          <w:rFonts w:asciiTheme="minorHAnsi" w:hAnsiTheme="minorHAnsi" w:cstheme="minorHAnsi"/>
        </w:rPr>
        <w:t xml:space="preserve"> três leis do pensamento.</w:t>
      </w:r>
    </w:p>
    <w:p w14:paraId="272D510B" w14:textId="7E1471B9" w:rsidR="000C17F0" w:rsidRPr="008A2035" w:rsidRDefault="00922562" w:rsidP="00A51ACF">
      <w:pPr>
        <w:suppressAutoHyphens/>
        <w:ind w:firstLine="709"/>
        <w:jc w:val="both"/>
        <w:rPr>
          <w:rFonts w:asciiTheme="minorHAnsi" w:hAnsiTheme="minorHAnsi" w:cstheme="minorHAnsi"/>
        </w:rPr>
      </w:pPr>
      <w:r w:rsidRPr="008A2035">
        <w:rPr>
          <w:rFonts w:asciiTheme="minorHAnsi" w:hAnsiTheme="minorHAnsi" w:cstheme="minorHAnsi"/>
        </w:rPr>
        <w:t>Conclusões parciais do estudo observam que: (a) c</w:t>
      </w:r>
      <w:r w:rsidR="000C17F0" w:rsidRPr="008A2035">
        <w:rPr>
          <w:rFonts w:asciiTheme="minorHAnsi" w:hAnsiTheme="minorHAnsi" w:cstheme="minorHAnsi"/>
        </w:rPr>
        <w:t>enários prospectivos são hipóteses que se tornam mutuamente exclusivas ao longo do tempo</w:t>
      </w:r>
      <w:r w:rsidRPr="008A2035">
        <w:rPr>
          <w:rFonts w:asciiTheme="minorHAnsi" w:hAnsiTheme="minorHAnsi" w:cstheme="minorHAnsi"/>
        </w:rPr>
        <w:t>, (b)</w:t>
      </w:r>
      <w:r w:rsidR="000C17F0" w:rsidRPr="008A2035">
        <w:rPr>
          <w:rFonts w:asciiTheme="minorHAnsi" w:hAnsiTheme="minorHAnsi" w:cstheme="minorHAnsi"/>
        </w:rPr>
        <w:t xml:space="preserve"> </w:t>
      </w:r>
      <w:r w:rsidRPr="008A2035">
        <w:rPr>
          <w:rFonts w:asciiTheme="minorHAnsi" w:hAnsiTheme="minorHAnsi" w:cstheme="minorHAnsi"/>
        </w:rPr>
        <w:t>o</w:t>
      </w:r>
      <w:r w:rsidR="000C17F0" w:rsidRPr="008A2035">
        <w:rPr>
          <w:rFonts w:asciiTheme="minorHAnsi" w:hAnsiTheme="minorHAnsi" w:cstheme="minorHAnsi"/>
        </w:rPr>
        <w:t xml:space="preserve"> passado está repleto de hipóteses que compõem fonte inesgotável de dados </w:t>
      </w:r>
      <w:r w:rsidRPr="008A2035">
        <w:rPr>
          <w:rFonts w:asciiTheme="minorHAnsi" w:hAnsiTheme="minorHAnsi" w:cstheme="minorHAnsi"/>
        </w:rPr>
        <w:t>que informam</w:t>
      </w:r>
      <w:r w:rsidR="000C17F0" w:rsidRPr="008A2035">
        <w:rPr>
          <w:rFonts w:asciiTheme="minorHAnsi" w:hAnsiTheme="minorHAnsi" w:cstheme="minorHAnsi"/>
        </w:rPr>
        <w:t xml:space="preserve"> estudos prospectivos</w:t>
      </w:r>
      <w:r w:rsidRPr="008A2035">
        <w:rPr>
          <w:rFonts w:asciiTheme="minorHAnsi" w:hAnsiTheme="minorHAnsi" w:cstheme="minorHAnsi"/>
        </w:rPr>
        <w:t xml:space="preserve"> e (c) a</w:t>
      </w:r>
      <w:r w:rsidR="000C17F0" w:rsidRPr="008A2035">
        <w:rPr>
          <w:rFonts w:asciiTheme="minorHAnsi" w:hAnsiTheme="minorHAnsi" w:cstheme="minorHAnsi"/>
        </w:rPr>
        <w:t xml:space="preserve"> legitimidade científica e epistemológica do planejamento por cenários </w:t>
      </w:r>
      <w:r w:rsidRPr="008A2035">
        <w:rPr>
          <w:rFonts w:asciiTheme="minorHAnsi" w:hAnsiTheme="minorHAnsi" w:cstheme="minorHAnsi"/>
        </w:rPr>
        <w:t xml:space="preserve">pode ser </w:t>
      </w:r>
      <w:r w:rsidR="00AD1E3A" w:rsidRPr="008A2035">
        <w:rPr>
          <w:rFonts w:asciiTheme="minorHAnsi" w:hAnsiTheme="minorHAnsi" w:cstheme="minorHAnsi"/>
        </w:rPr>
        <w:t>sustent</w:t>
      </w:r>
      <w:r w:rsidRPr="008A2035">
        <w:rPr>
          <w:rFonts w:asciiTheme="minorHAnsi" w:hAnsiTheme="minorHAnsi" w:cstheme="minorHAnsi"/>
        </w:rPr>
        <w:t>ada pel</w:t>
      </w:r>
      <w:r w:rsidR="000C17F0" w:rsidRPr="008A2035">
        <w:rPr>
          <w:rFonts w:asciiTheme="minorHAnsi" w:hAnsiTheme="minorHAnsi" w:cstheme="minorHAnsi"/>
        </w:rPr>
        <w:t xml:space="preserve">a qualidade das evidências que sustentam as hipóteses, </w:t>
      </w:r>
      <w:r w:rsidRPr="008A2035">
        <w:rPr>
          <w:rFonts w:asciiTheme="minorHAnsi" w:hAnsiTheme="minorHAnsi" w:cstheme="minorHAnsi"/>
        </w:rPr>
        <w:t>pois as</w:t>
      </w:r>
      <w:r w:rsidR="000C17F0" w:rsidRPr="008A2035">
        <w:rPr>
          <w:rFonts w:asciiTheme="minorHAnsi" w:hAnsiTheme="minorHAnsi" w:cstheme="minorHAnsi"/>
        </w:rPr>
        <w:t xml:space="preserve"> menores probabilidades podem ser legítimas: Cisnes Negros (Taleb, 2020) existem, enfim.</w:t>
      </w:r>
    </w:p>
    <w:p w14:paraId="5A173948" w14:textId="6F6A9ED8" w:rsidR="00756E50" w:rsidRPr="008A2035" w:rsidRDefault="00756E50" w:rsidP="00A51ACF">
      <w:pPr>
        <w:suppressAutoHyphens/>
        <w:ind w:firstLine="709"/>
        <w:jc w:val="both"/>
        <w:rPr>
          <w:rFonts w:asciiTheme="minorHAnsi" w:hAnsiTheme="minorHAnsi" w:cstheme="minorHAnsi"/>
          <w:color w:val="000000" w:themeColor="text1"/>
        </w:rPr>
      </w:pPr>
      <w:r w:rsidRPr="008A2035">
        <w:rPr>
          <w:rFonts w:asciiTheme="minorHAnsi" w:hAnsiTheme="minorHAnsi" w:cstheme="minorHAnsi"/>
        </w:rPr>
        <w:t>O estudo foi desenvolvido no âmbito de um curso de mestrado, cuj</w:t>
      </w:r>
      <w:r w:rsidR="00B72A97" w:rsidRPr="008A2035">
        <w:rPr>
          <w:rFonts w:asciiTheme="minorHAnsi" w:hAnsiTheme="minorHAnsi" w:cstheme="minorHAnsi"/>
        </w:rPr>
        <w:t>a</w:t>
      </w:r>
      <w:r w:rsidRPr="008A2035">
        <w:rPr>
          <w:rFonts w:asciiTheme="minorHAnsi" w:hAnsiTheme="minorHAnsi" w:cstheme="minorHAnsi"/>
        </w:rPr>
        <w:t xml:space="preserve">s </w:t>
      </w:r>
      <w:r w:rsidR="00B72A97" w:rsidRPr="008A2035">
        <w:rPr>
          <w:rFonts w:asciiTheme="minorHAnsi" w:hAnsiTheme="minorHAnsi" w:cstheme="minorHAnsi"/>
        </w:rPr>
        <w:t xml:space="preserve">restrições </w:t>
      </w:r>
      <w:r w:rsidRPr="008A2035">
        <w:rPr>
          <w:rFonts w:asciiTheme="minorHAnsi" w:hAnsiTheme="minorHAnsi" w:cstheme="minorHAnsi"/>
        </w:rPr>
        <w:t xml:space="preserve">de prazo e </w:t>
      </w:r>
      <w:r w:rsidR="00095EDF" w:rsidRPr="008A2035">
        <w:rPr>
          <w:rFonts w:asciiTheme="minorHAnsi" w:hAnsiTheme="minorHAnsi" w:cstheme="minorHAnsi"/>
        </w:rPr>
        <w:t>recursos</w:t>
      </w:r>
      <w:r w:rsidRPr="008A2035">
        <w:rPr>
          <w:rFonts w:asciiTheme="minorHAnsi" w:hAnsiTheme="minorHAnsi" w:cstheme="minorHAnsi"/>
        </w:rPr>
        <w:t xml:space="preserve"> </w:t>
      </w:r>
      <w:r w:rsidR="00095EDF" w:rsidRPr="008A2035">
        <w:rPr>
          <w:rFonts w:asciiTheme="minorHAnsi" w:hAnsiTheme="minorHAnsi" w:cstheme="minorHAnsi"/>
        </w:rPr>
        <w:t>são</w:t>
      </w:r>
      <w:r w:rsidRPr="008A2035">
        <w:rPr>
          <w:rFonts w:asciiTheme="minorHAnsi" w:hAnsiTheme="minorHAnsi" w:cstheme="minorHAnsi"/>
        </w:rPr>
        <w:t xml:space="preserve"> relevantes</w:t>
      </w:r>
      <w:r w:rsidR="004C4463" w:rsidRPr="008A2035">
        <w:rPr>
          <w:rFonts w:asciiTheme="minorHAnsi" w:hAnsiTheme="minorHAnsi" w:cstheme="minorHAnsi"/>
        </w:rPr>
        <w:t xml:space="preserve">: </w:t>
      </w:r>
      <w:r w:rsidR="00175C67" w:rsidRPr="008A2035">
        <w:rPr>
          <w:rFonts w:asciiTheme="minorHAnsi" w:hAnsiTheme="minorHAnsi" w:cstheme="minorHAnsi"/>
        </w:rPr>
        <w:t xml:space="preserve">a </w:t>
      </w:r>
      <w:r w:rsidRPr="008A2035">
        <w:rPr>
          <w:rFonts w:asciiTheme="minorHAnsi" w:hAnsiTheme="minorHAnsi" w:cstheme="minorHAnsi"/>
        </w:rPr>
        <w:t>seleção de um único método representativo da metodologia</w:t>
      </w:r>
      <w:r w:rsidR="004C4463" w:rsidRPr="008A2035">
        <w:rPr>
          <w:rFonts w:asciiTheme="minorHAnsi" w:hAnsiTheme="minorHAnsi" w:cstheme="minorHAnsi"/>
        </w:rPr>
        <w:t xml:space="preserve"> e </w:t>
      </w:r>
      <w:r w:rsidR="00175C67" w:rsidRPr="008A2035">
        <w:rPr>
          <w:rFonts w:asciiTheme="minorHAnsi" w:hAnsiTheme="minorHAnsi" w:cstheme="minorHAnsi"/>
        </w:rPr>
        <w:t xml:space="preserve">o </w:t>
      </w:r>
      <w:r w:rsidRPr="008A2035">
        <w:rPr>
          <w:rFonts w:asciiTheme="minorHAnsi" w:hAnsiTheme="minorHAnsi" w:cstheme="minorHAnsi"/>
        </w:rPr>
        <w:t xml:space="preserve">desenvolvimento de um singular estudo de caso. </w:t>
      </w:r>
      <w:r w:rsidR="00A85FD8" w:rsidRPr="008A2035">
        <w:rPr>
          <w:rFonts w:asciiTheme="minorHAnsi" w:hAnsiTheme="minorHAnsi" w:cstheme="minorHAnsi"/>
        </w:rPr>
        <w:t>Apesar delas</w:t>
      </w:r>
      <w:r w:rsidRPr="008A2035">
        <w:rPr>
          <w:rFonts w:asciiTheme="minorHAnsi" w:hAnsiTheme="minorHAnsi" w:cstheme="minorHAnsi"/>
        </w:rPr>
        <w:t xml:space="preserve">, todas as premissas e pressupostos foram cobertos pela investigação </w:t>
      </w:r>
      <w:r w:rsidR="00994E03" w:rsidRPr="008A2035">
        <w:rPr>
          <w:rFonts w:asciiTheme="minorHAnsi" w:hAnsiTheme="minorHAnsi" w:cstheme="minorHAnsi"/>
        </w:rPr>
        <w:t xml:space="preserve">e </w:t>
      </w:r>
      <w:r w:rsidR="00431246" w:rsidRPr="008A2035">
        <w:rPr>
          <w:rFonts w:asciiTheme="minorHAnsi" w:hAnsiTheme="minorHAnsi" w:cstheme="minorHAnsi"/>
        </w:rPr>
        <w:t xml:space="preserve">todos </w:t>
      </w:r>
      <w:r w:rsidRPr="008A2035">
        <w:rPr>
          <w:rFonts w:asciiTheme="minorHAnsi" w:hAnsiTheme="minorHAnsi" w:cstheme="minorHAnsi"/>
        </w:rPr>
        <w:t>os objetivos foram atingidos.</w:t>
      </w:r>
      <w:r w:rsidR="00A85FD8" w:rsidRPr="008A2035">
        <w:rPr>
          <w:rFonts w:asciiTheme="minorHAnsi" w:hAnsiTheme="minorHAnsi" w:cstheme="minorHAnsi"/>
        </w:rPr>
        <w:t xml:space="preserve"> </w:t>
      </w:r>
      <w:r w:rsidR="00431246" w:rsidRPr="008A2035">
        <w:rPr>
          <w:rFonts w:asciiTheme="minorHAnsi" w:hAnsiTheme="minorHAnsi" w:cstheme="minorHAnsi"/>
        </w:rPr>
        <w:t>Estudos</w:t>
      </w:r>
      <w:r w:rsidR="00566C59" w:rsidRPr="008A2035">
        <w:rPr>
          <w:rFonts w:asciiTheme="minorHAnsi" w:hAnsiTheme="minorHAnsi" w:cstheme="minorHAnsi"/>
        </w:rPr>
        <w:t xml:space="preserve"> futuro</w:t>
      </w:r>
      <w:r w:rsidR="00431246" w:rsidRPr="008A2035">
        <w:rPr>
          <w:rFonts w:asciiTheme="minorHAnsi" w:hAnsiTheme="minorHAnsi" w:cstheme="minorHAnsi"/>
        </w:rPr>
        <w:t>s</w:t>
      </w:r>
      <w:r w:rsidR="00566C59" w:rsidRPr="008A2035">
        <w:rPr>
          <w:rFonts w:asciiTheme="minorHAnsi" w:hAnsiTheme="minorHAnsi" w:cstheme="minorHAnsi"/>
        </w:rPr>
        <w:t xml:space="preserve"> </w:t>
      </w:r>
      <w:r w:rsidR="00431246" w:rsidRPr="008A2035">
        <w:rPr>
          <w:rFonts w:asciiTheme="minorHAnsi" w:hAnsiTheme="minorHAnsi" w:cstheme="minorHAnsi"/>
        </w:rPr>
        <w:t xml:space="preserve">que </w:t>
      </w:r>
      <w:r w:rsidR="00566C59" w:rsidRPr="008A2035">
        <w:rPr>
          <w:rFonts w:asciiTheme="minorHAnsi" w:hAnsiTheme="minorHAnsi" w:cstheme="minorHAnsi"/>
        </w:rPr>
        <w:t>po</w:t>
      </w:r>
      <w:r w:rsidR="00431246" w:rsidRPr="008A2035">
        <w:rPr>
          <w:rFonts w:asciiTheme="minorHAnsi" w:hAnsiTheme="minorHAnsi" w:cstheme="minorHAnsi"/>
        </w:rPr>
        <w:t>dem superar tais restrições incluem</w:t>
      </w:r>
      <w:r w:rsidR="00566C59" w:rsidRPr="008A2035">
        <w:rPr>
          <w:rFonts w:asciiTheme="minorHAnsi" w:hAnsiTheme="minorHAnsi" w:cstheme="minorHAnsi"/>
        </w:rPr>
        <w:t xml:space="preserve">: (a) </w:t>
      </w:r>
      <w:r w:rsidR="00431246" w:rsidRPr="008A2035">
        <w:rPr>
          <w:rFonts w:asciiTheme="minorHAnsi" w:hAnsiTheme="minorHAnsi" w:cstheme="minorHAnsi"/>
          <w:color w:val="000000" w:themeColor="text1"/>
        </w:rPr>
        <w:t>re</w:t>
      </w:r>
      <w:r w:rsidRPr="008A2035">
        <w:rPr>
          <w:rFonts w:asciiTheme="minorHAnsi" w:hAnsiTheme="minorHAnsi" w:cstheme="minorHAnsi"/>
          <w:color w:val="000000" w:themeColor="text1"/>
        </w:rPr>
        <w:t>plica</w:t>
      </w:r>
      <w:r w:rsidR="00431246" w:rsidRPr="008A2035">
        <w:rPr>
          <w:rFonts w:asciiTheme="minorHAnsi" w:hAnsiTheme="minorHAnsi" w:cstheme="minorHAnsi"/>
          <w:color w:val="000000" w:themeColor="text1"/>
        </w:rPr>
        <w:t>r</w:t>
      </w:r>
      <w:r w:rsidR="00566C59" w:rsidRPr="008A2035">
        <w:rPr>
          <w:rFonts w:asciiTheme="minorHAnsi" w:hAnsiTheme="minorHAnsi" w:cstheme="minorHAnsi"/>
          <w:color w:val="000000" w:themeColor="text1"/>
        </w:rPr>
        <w:t xml:space="preserve"> </w:t>
      </w:r>
      <w:r w:rsidR="00A85FD8" w:rsidRPr="008A2035">
        <w:rPr>
          <w:rFonts w:asciiTheme="minorHAnsi" w:hAnsiTheme="minorHAnsi" w:cstheme="minorHAnsi"/>
          <w:color w:val="000000" w:themeColor="text1"/>
        </w:rPr>
        <w:lastRenderedPageBreak/>
        <w:t>a metodologia d</w:t>
      </w:r>
      <w:r w:rsidR="00566C59" w:rsidRPr="008A2035">
        <w:rPr>
          <w:rFonts w:asciiTheme="minorHAnsi" w:hAnsiTheme="minorHAnsi" w:cstheme="minorHAnsi"/>
          <w:color w:val="000000" w:themeColor="text1"/>
        </w:rPr>
        <w:t>est</w:t>
      </w:r>
      <w:r w:rsidR="00A85FD8" w:rsidRPr="008A2035">
        <w:rPr>
          <w:rFonts w:asciiTheme="minorHAnsi" w:hAnsiTheme="minorHAnsi" w:cstheme="minorHAnsi"/>
          <w:color w:val="000000" w:themeColor="text1"/>
        </w:rPr>
        <w:t xml:space="preserve">a pesquisa </w:t>
      </w:r>
      <w:r w:rsidR="00431246" w:rsidRPr="008A2035">
        <w:rPr>
          <w:rFonts w:asciiTheme="minorHAnsi" w:hAnsiTheme="minorHAnsi" w:cstheme="minorHAnsi"/>
          <w:color w:val="000000" w:themeColor="text1"/>
        </w:rPr>
        <w:t>co</w:t>
      </w:r>
      <w:r w:rsidRPr="008A2035">
        <w:rPr>
          <w:rFonts w:asciiTheme="minorHAnsi" w:hAnsiTheme="minorHAnsi" w:cstheme="minorHAnsi"/>
          <w:color w:val="000000" w:themeColor="text1"/>
        </w:rPr>
        <w:t>m outros métodos</w:t>
      </w:r>
      <w:r w:rsidR="00566C59" w:rsidRPr="008A2035">
        <w:rPr>
          <w:rFonts w:asciiTheme="minorHAnsi" w:hAnsiTheme="minorHAnsi" w:cstheme="minorHAnsi"/>
          <w:color w:val="000000" w:themeColor="text1"/>
        </w:rPr>
        <w:t xml:space="preserve"> de planejamento por cenários, </w:t>
      </w:r>
      <w:r w:rsidR="00431246" w:rsidRPr="008A2035">
        <w:rPr>
          <w:rFonts w:asciiTheme="minorHAnsi" w:hAnsiTheme="minorHAnsi" w:cstheme="minorHAnsi"/>
          <w:color w:val="000000" w:themeColor="text1"/>
        </w:rPr>
        <w:t xml:space="preserve">(b) </w:t>
      </w:r>
      <w:r w:rsidR="00566C59" w:rsidRPr="008A2035">
        <w:rPr>
          <w:rFonts w:asciiTheme="minorHAnsi" w:hAnsiTheme="minorHAnsi" w:cstheme="minorHAnsi"/>
          <w:color w:val="000000" w:themeColor="text1"/>
        </w:rPr>
        <w:t xml:space="preserve">comparar </w:t>
      </w:r>
      <w:r w:rsidR="00431246" w:rsidRPr="008A2035">
        <w:rPr>
          <w:rFonts w:asciiTheme="minorHAnsi" w:hAnsiTheme="minorHAnsi" w:cstheme="minorHAnsi"/>
          <w:color w:val="000000" w:themeColor="text1"/>
        </w:rPr>
        <w:t xml:space="preserve">os </w:t>
      </w:r>
      <w:r w:rsidR="00566C59" w:rsidRPr="008A2035">
        <w:rPr>
          <w:rFonts w:asciiTheme="minorHAnsi" w:hAnsiTheme="minorHAnsi" w:cstheme="minorHAnsi"/>
          <w:color w:val="000000" w:themeColor="text1"/>
        </w:rPr>
        <w:t xml:space="preserve">resultados </w:t>
      </w:r>
      <w:r w:rsidR="00431246" w:rsidRPr="008A2035">
        <w:rPr>
          <w:rFonts w:asciiTheme="minorHAnsi" w:hAnsiTheme="minorHAnsi" w:cstheme="minorHAnsi"/>
          <w:color w:val="000000" w:themeColor="text1"/>
        </w:rPr>
        <w:t xml:space="preserve">destes estudos </w:t>
      </w:r>
      <w:r w:rsidR="00566C59" w:rsidRPr="008A2035">
        <w:rPr>
          <w:rFonts w:asciiTheme="minorHAnsi" w:hAnsiTheme="minorHAnsi" w:cstheme="minorHAnsi"/>
          <w:color w:val="000000" w:themeColor="text1"/>
        </w:rPr>
        <w:t>e</w:t>
      </w:r>
      <w:r w:rsidRPr="008A2035">
        <w:rPr>
          <w:rFonts w:asciiTheme="minorHAnsi" w:hAnsiTheme="minorHAnsi" w:cstheme="minorHAnsi"/>
          <w:color w:val="000000" w:themeColor="text1"/>
        </w:rPr>
        <w:t xml:space="preserve"> </w:t>
      </w:r>
      <w:r w:rsidR="00431246" w:rsidRPr="008A2035">
        <w:rPr>
          <w:rFonts w:asciiTheme="minorHAnsi" w:hAnsiTheme="minorHAnsi" w:cstheme="minorHAnsi"/>
          <w:color w:val="000000" w:themeColor="text1"/>
        </w:rPr>
        <w:t xml:space="preserve">(c) </w:t>
      </w:r>
      <w:r w:rsidRPr="008A2035">
        <w:rPr>
          <w:rFonts w:asciiTheme="minorHAnsi" w:hAnsiTheme="minorHAnsi" w:cstheme="minorHAnsi"/>
          <w:color w:val="000000" w:themeColor="text1"/>
        </w:rPr>
        <w:t>aprimora</w:t>
      </w:r>
      <w:r w:rsidR="00431246" w:rsidRPr="008A2035">
        <w:rPr>
          <w:rFonts w:asciiTheme="minorHAnsi" w:hAnsiTheme="minorHAnsi" w:cstheme="minorHAnsi"/>
          <w:color w:val="000000" w:themeColor="text1"/>
        </w:rPr>
        <w:t>r</w:t>
      </w:r>
      <w:r w:rsidRPr="008A2035">
        <w:rPr>
          <w:rFonts w:asciiTheme="minorHAnsi" w:hAnsiTheme="minorHAnsi" w:cstheme="minorHAnsi"/>
          <w:color w:val="000000" w:themeColor="text1"/>
        </w:rPr>
        <w:t xml:space="preserve"> </w:t>
      </w:r>
      <w:r w:rsidR="00431246" w:rsidRPr="008A2035">
        <w:rPr>
          <w:rFonts w:asciiTheme="minorHAnsi" w:hAnsiTheme="minorHAnsi" w:cstheme="minorHAnsi"/>
          <w:color w:val="000000" w:themeColor="text1"/>
        </w:rPr>
        <w:t xml:space="preserve">os </w:t>
      </w:r>
      <w:r w:rsidRPr="008A2035">
        <w:rPr>
          <w:rFonts w:asciiTheme="minorHAnsi" w:hAnsiTheme="minorHAnsi" w:cstheme="minorHAnsi"/>
          <w:color w:val="000000" w:themeColor="text1"/>
        </w:rPr>
        <w:t>critérios</w:t>
      </w:r>
      <w:r w:rsidR="00431246" w:rsidRPr="008A2035">
        <w:rPr>
          <w:rFonts w:asciiTheme="minorHAnsi" w:hAnsiTheme="minorHAnsi" w:cstheme="minorHAnsi"/>
          <w:color w:val="000000" w:themeColor="text1"/>
        </w:rPr>
        <w:t xml:space="preserve"> para legitimidade do planejamento por cenários. </w:t>
      </w:r>
      <w:r w:rsidR="007F2FA4" w:rsidRPr="008A2035">
        <w:rPr>
          <w:rFonts w:asciiTheme="minorHAnsi" w:hAnsiTheme="minorHAnsi" w:cstheme="minorHAnsi"/>
          <w:color w:val="000000" w:themeColor="text1"/>
        </w:rPr>
        <w:t>Esperamos que este estudo seja</w:t>
      </w:r>
      <w:r w:rsidR="00A11EDE" w:rsidRPr="008A2035">
        <w:rPr>
          <w:rFonts w:asciiTheme="minorHAnsi" w:hAnsiTheme="minorHAnsi" w:cstheme="minorHAnsi"/>
          <w:color w:val="000000" w:themeColor="text1"/>
        </w:rPr>
        <w:t xml:space="preserve"> útil para fundamentar o posicionamento da academia sobre a disciplina</w:t>
      </w:r>
      <w:r w:rsidR="007F2FA4" w:rsidRPr="008A2035">
        <w:rPr>
          <w:rFonts w:asciiTheme="minorHAnsi" w:hAnsiTheme="minorHAnsi" w:cstheme="minorHAnsi"/>
          <w:color w:val="000000" w:themeColor="text1"/>
        </w:rPr>
        <w:t xml:space="preserve"> e </w:t>
      </w:r>
      <w:r w:rsidR="00A8203D" w:rsidRPr="008A2035">
        <w:rPr>
          <w:rFonts w:asciiTheme="minorHAnsi" w:hAnsiTheme="minorHAnsi" w:cstheme="minorHAnsi"/>
          <w:color w:val="000000" w:themeColor="text1"/>
        </w:rPr>
        <w:t>que</w:t>
      </w:r>
      <w:r w:rsidR="00A11EDE" w:rsidRPr="008A2035">
        <w:rPr>
          <w:rFonts w:asciiTheme="minorHAnsi" w:hAnsiTheme="minorHAnsi" w:cstheme="minorHAnsi"/>
          <w:color w:val="000000" w:themeColor="text1"/>
        </w:rPr>
        <w:t xml:space="preserve"> </w:t>
      </w:r>
      <w:r w:rsidR="00A8203D" w:rsidRPr="008A2035">
        <w:rPr>
          <w:rFonts w:asciiTheme="minorHAnsi" w:hAnsiTheme="minorHAnsi" w:cstheme="minorHAnsi"/>
          <w:color w:val="000000" w:themeColor="text1"/>
        </w:rPr>
        <w:t>os</w:t>
      </w:r>
      <w:r w:rsidR="00A11EDE" w:rsidRPr="008A2035">
        <w:rPr>
          <w:rFonts w:asciiTheme="minorHAnsi" w:hAnsiTheme="minorHAnsi" w:cstheme="minorHAnsi"/>
          <w:color w:val="000000" w:themeColor="text1"/>
        </w:rPr>
        <w:t xml:space="preserve"> conceitos e argumentos </w:t>
      </w:r>
      <w:r w:rsidR="00A8203D" w:rsidRPr="008A2035">
        <w:rPr>
          <w:rFonts w:asciiTheme="minorHAnsi" w:hAnsiTheme="minorHAnsi" w:cstheme="minorHAnsi"/>
          <w:color w:val="000000" w:themeColor="text1"/>
        </w:rPr>
        <w:t xml:space="preserve">aqui apresentados </w:t>
      </w:r>
      <w:r w:rsidR="00735F61" w:rsidRPr="008A2035">
        <w:rPr>
          <w:rFonts w:asciiTheme="minorHAnsi" w:hAnsiTheme="minorHAnsi" w:cstheme="minorHAnsi"/>
          <w:color w:val="000000" w:themeColor="text1"/>
        </w:rPr>
        <w:t>colabore</w:t>
      </w:r>
      <w:r w:rsidR="007F2FA4" w:rsidRPr="008A2035">
        <w:rPr>
          <w:rFonts w:asciiTheme="minorHAnsi" w:hAnsiTheme="minorHAnsi" w:cstheme="minorHAnsi"/>
          <w:color w:val="000000" w:themeColor="text1"/>
        </w:rPr>
        <w:t>m</w:t>
      </w:r>
      <w:r w:rsidR="00A11EDE" w:rsidRPr="008A2035">
        <w:rPr>
          <w:rFonts w:asciiTheme="minorHAnsi" w:hAnsiTheme="minorHAnsi" w:cstheme="minorHAnsi"/>
          <w:color w:val="000000" w:themeColor="text1"/>
        </w:rPr>
        <w:t xml:space="preserve"> </w:t>
      </w:r>
      <w:r w:rsidR="00735F61" w:rsidRPr="008A2035">
        <w:rPr>
          <w:rFonts w:asciiTheme="minorHAnsi" w:hAnsiTheme="minorHAnsi" w:cstheme="minorHAnsi"/>
          <w:color w:val="000000" w:themeColor="text1"/>
        </w:rPr>
        <w:t xml:space="preserve">para </w:t>
      </w:r>
      <w:r w:rsidR="00825541" w:rsidRPr="008A2035">
        <w:rPr>
          <w:rFonts w:asciiTheme="minorHAnsi" w:hAnsiTheme="minorHAnsi" w:cstheme="minorHAnsi"/>
          <w:color w:val="000000" w:themeColor="text1"/>
        </w:rPr>
        <w:t>conferir</w:t>
      </w:r>
      <w:r w:rsidR="00A11EDE" w:rsidRPr="008A2035">
        <w:rPr>
          <w:rFonts w:asciiTheme="minorHAnsi" w:hAnsiTheme="minorHAnsi" w:cstheme="minorHAnsi"/>
          <w:color w:val="000000" w:themeColor="text1"/>
        </w:rPr>
        <w:t xml:space="preserve"> segura</w:t>
      </w:r>
      <w:r w:rsidR="00825541" w:rsidRPr="008A2035">
        <w:rPr>
          <w:rFonts w:asciiTheme="minorHAnsi" w:hAnsiTheme="minorHAnsi" w:cstheme="minorHAnsi"/>
          <w:color w:val="000000" w:themeColor="text1"/>
        </w:rPr>
        <w:t>nça</w:t>
      </w:r>
      <w:r w:rsidR="00A11EDE" w:rsidRPr="008A2035">
        <w:rPr>
          <w:rFonts w:asciiTheme="minorHAnsi" w:hAnsiTheme="minorHAnsi" w:cstheme="minorHAnsi"/>
          <w:color w:val="000000" w:themeColor="text1"/>
        </w:rPr>
        <w:t xml:space="preserve"> </w:t>
      </w:r>
      <w:r w:rsidR="00825541" w:rsidRPr="008A2035">
        <w:rPr>
          <w:rFonts w:asciiTheme="minorHAnsi" w:hAnsiTheme="minorHAnsi" w:cstheme="minorHAnsi"/>
          <w:color w:val="000000" w:themeColor="text1"/>
        </w:rPr>
        <w:t>a</w:t>
      </w:r>
      <w:r w:rsidR="00A11EDE" w:rsidRPr="008A2035">
        <w:rPr>
          <w:rFonts w:asciiTheme="minorHAnsi" w:hAnsiTheme="minorHAnsi" w:cstheme="minorHAnsi"/>
          <w:color w:val="000000" w:themeColor="text1"/>
        </w:rPr>
        <w:t xml:space="preserve">o </w:t>
      </w:r>
      <w:r w:rsidR="006F2AA8" w:rsidRPr="008A2035">
        <w:rPr>
          <w:rFonts w:asciiTheme="minorHAnsi" w:hAnsiTheme="minorHAnsi" w:cstheme="minorHAnsi"/>
          <w:color w:val="000000" w:themeColor="text1"/>
        </w:rPr>
        <w:t xml:space="preserve">uso de </w:t>
      </w:r>
      <w:r w:rsidR="00A11EDE" w:rsidRPr="008A2035">
        <w:rPr>
          <w:rFonts w:asciiTheme="minorHAnsi" w:hAnsiTheme="minorHAnsi" w:cstheme="minorHAnsi"/>
          <w:color w:val="000000" w:themeColor="text1"/>
        </w:rPr>
        <w:t xml:space="preserve">planejamento </w:t>
      </w:r>
      <w:r w:rsidR="00A8203D" w:rsidRPr="008A2035">
        <w:rPr>
          <w:rFonts w:asciiTheme="minorHAnsi" w:hAnsiTheme="minorHAnsi" w:cstheme="minorHAnsi"/>
          <w:color w:val="000000" w:themeColor="text1"/>
        </w:rPr>
        <w:t>por</w:t>
      </w:r>
      <w:r w:rsidR="00A11EDE" w:rsidRPr="008A2035">
        <w:rPr>
          <w:rFonts w:asciiTheme="minorHAnsi" w:hAnsiTheme="minorHAnsi" w:cstheme="minorHAnsi"/>
          <w:color w:val="000000" w:themeColor="text1"/>
        </w:rPr>
        <w:t xml:space="preserve"> cenários</w:t>
      </w:r>
      <w:r w:rsidR="00EA346C" w:rsidRPr="008A2035">
        <w:rPr>
          <w:rFonts w:asciiTheme="minorHAnsi" w:hAnsiTheme="minorHAnsi" w:cstheme="minorHAnsi"/>
          <w:color w:val="000000" w:themeColor="text1"/>
        </w:rPr>
        <w:t>,</w:t>
      </w:r>
      <w:r w:rsidR="00A11EDE" w:rsidRPr="008A2035">
        <w:rPr>
          <w:rFonts w:asciiTheme="minorHAnsi" w:hAnsiTheme="minorHAnsi" w:cstheme="minorHAnsi"/>
          <w:color w:val="000000" w:themeColor="text1"/>
        </w:rPr>
        <w:t xml:space="preserve"> em benefício das organizações em particular e das sociedades em geral.</w:t>
      </w:r>
    </w:p>
    <w:bookmarkStart w:id="49" w:name="_Toc79094268" w:displacedByCustomXml="next"/>
    <w:sdt>
      <w:sdtPr>
        <w:rPr>
          <w:rFonts w:asciiTheme="minorHAnsi" w:eastAsia="Times New Roman" w:hAnsiTheme="minorHAnsi" w:cstheme="minorHAnsi"/>
          <w:b w:val="0"/>
          <w:bCs w:val="0"/>
        </w:rPr>
        <w:id w:val="-586842100"/>
        <w:docPartObj>
          <w:docPartGallery w:val="Bibliographies"/>
          <w:docPartUnique/>
        </w:docPartObj>
      </w:sdtPr>
      <w:sdtEndPr>
        <w:rPr>
          <w:rFonts w:eastAsiaTheme="majorEastAsia"/>
          <w:b/>
          <w:bCs/>
        </w:rPr>
      </w:sdtEndPr>
      <w:sdtContent>
        <w:p w14:paraId="05F16A09" w14:textId="77777777" w:rsidR="00B505FD" w:rsidRPr="008A2035" w:rsidRDefault="00B505FD" w:rsidP="00B505FD">
          <w:pPr>
            <w:pStyle w:val="Ttulo1"/>
            <w:spacing w:line="240" w:lineRule="auto"/>
            <w:rPr>
              <w:rFonts w:asciiTheme="minorHAnsi" w:hAnsiTheme="minorHAnsi" w:cstheme="minorHAnsi"/>
              <w:lang w:val="en-US"/>
            </w:rPr>
          </w:pPr>
          <w:proofErr w:type="spellStart"/>
          <w:r w:rsidRPr="008A2035">
            <w:rPr>
              <w:rFonts w:asciiTheme="minorHAnsi" w:hAnsiTheme="minorHAnsi" w:cstheme="minorHAnsi"/>
              <w:lang w:val="en-US"/>
            </w:rPr>
            <w:t>Referências</w:t>
          </w:r>
          <w:proofErr w:type="spellEnd"/>
        </w:p>
        <w:bookmarkEnd w:id="49" w:displacedByCustomXml="next"/>
      </w:sdtContent>
    </w:sdt>
    <w:p w14:paraId="317258BC" w14:textId="77777777" w:rsidR="00A518C8" w:rsidRPr="008A2035" w:rsidRDefault="00A518C8" w:rsidP="00A518C8">
      <w:pPr>
        <w:pStyle w:val="Bibliografia"/>
        <w:spacing w:after="120"/>
        <w:ind w:firstLine="284"/>
        <w:rPr>
          <w:rFonts w:asciiTheme="minorHAnsi" w:hAnsiTheme="minorHAnsi" w:cstheme="minorHAnsi"/>
          <w:lang w:val="en-US"/>
        </w:rPr>
      </w:pPr>
      <w:r w:rsidRPr="008A2035">
        <w:rPr>
          <w:rFonts w:asciiTheme="minorHAnsi" w:hAnsiTheme="minorHAnsi" w:cstheme="minorHAnsi"/>
          <w:lang w:val="en-US"/>
        </w:rPr>
        <w:t xml:space="preserve">Bishop, P. C. (2017). </w:t>
      </w:r>
      <w:r w:rsidRPr="008A2035">
        <w:rPr>
          <w:rFonts w:asciiTheme="minorHAnsi" w:hAnsiTheme="minorHAnsi" w:cstheme="minorHAnsi"/>
          <w:i/>
          <w:iCs/>
          <w:lang w:val="en-US"/>
        </w:rPr>
        <w:t>Baseline analysis: The epistemology of scenario support</w:t>
      </w:r>
      <w:r w:rsidRPr="008A2035">
        <w:rPr>
          <w:rFonts w:asciiTheme="minorHAnsi" w:hAnsiTheme="minorHAnsi" w:cstheme="minorHAnsi"/>
          <w:lang w:val="en-US"/>
        </w:rPr>
        <w:t xml:space="preserve">. </w:t>
      </w:r>
      <w:r w:rsidRPr="008A2035">
        <w:rPr>
          <w:rFonts w:asciiTheme="minorHAnsi" w:hAnsiTheme="minorHAnsi" w:cstheme="minorHAnsi"/>
          <w:i/>
          <w:iCs/>
          <w:lang w:val="en-US"/>
        </w:rPr>
        <w:t>World Futures Review, 9</w:t>
      </w:r>
      <w:r w:rsidRPr="008A2035">
        <w:rPr>
          <w:rFonts w:asciiTheme="minorHAnsi" w:hAnsiTheme="minorHAnsi" w:cstheme="minorHAnsi"/>
          <w:lang w:val="en-US"/>
        </w:rPr>
        <w:t>(2), 83–92.</w:t>
      </w:r>
    </w:p>
    <w:p w14:paraId="0AC2EE08" w14:textId="77777777" w:rsidR="00A518C8" w:rsidRPr="008A2035" w:rsidRDefault="00A518C8" w:rsidP="00A518C8">
      <w:pPr>
        <w:spacing w:after="120"/>
        <w:ind w:firstLine="284"/>
        <w:rPr>
          <w:rFonts w:asciiTheme="minorHAnsi" w:hAnsiTheme="minorHAnsi" w:cstheme="minorHAnsi"/>
          <w:lang w:val="en-US"/>
        </w:rPr>
      </w:pPr>
      <w:r w:rsidRPr="008A2035">
        <w:rPr>
          <w:rFonts w:asciiTheme="minorHAnsi" w:hAnsiTheme="minorHAnsi" w:cstheme="minorHAnsi"/>
          <w:lang w:val="en-US"/>
        </w:rPr>
        <w:t xml:space="preserve">Bradfield, R., et al. (2005). The origins and evolution of scenario techniques in long-range business planning. </w:t>
      </w:r>
      <w:r w:rsidRPr="008A2035">
        <w:rPr>
          <w:rFonts w:asciiTheme="minorHAnsi" w:hAnsiTheme="minorHAnsi" w:cstheme="minorHAnsi"/>
          <w:i/>
          <w:iCs/>
          <w:lang w:val="en-US"/>
        </w:rPr>
        <w:t>Futures, 37</w:t>
      </w:r>
      <w:r w:rsidRPr="008A2035">
        <w:rPr>
          <w:rFonts w:asciiTheme="minorHAnsi" w:hAnsiTheme="minorHAnsi" w:cstheme="minorHAnsi"/>
          <w:lang w:val="en-US"/>
        </w:rPr>
        <w:t>, 795–812. https://www.researchgate.net/publication/222813630</w:t>
      </w:r>
    </w:p>
    <w:p w14:paraId="73325230" w14:textId="4B19D6E3" w:rsidR="00A518C8" w:rsidRPr="008A2035" w:rsidRDefault="00A518C8" w:rsidP="00A518C8">
      <w:pPr>
        <w:spacing w:after="120"/>
        <w:ind w:firstLine="284"/>
        <w:rPr>
          <w:rFonts w:asciiTheme="minorHAnsi" w:hAnsiTheme="minorHAnsi" w:cstheme="minorHAnsi"/>
        </w:rPr>
      </w:pPr>
      <w:r w:rsidRPr="008A2035">
        <w:rPr>
          <w:rFonts w:asciiTheme="minorHAnsi" w:hAnsiTheme="minorHAnsi" w:cstheme="minorHAnsi"/>
          <w:lang w:val="en-US"/>
        </w:rPr>
        <w:t>Byerly, T. R. (20</w:t>
      </w:r>
      <w:r w:rsidR="005C132D" w:rsidRPr="008A2035">
        <w:rPr>
          <w:rFonts w:asciiTheme="minorHAnsi" w:hAnsiTheme="minorHAnsi" w:cstheme="minorHAnsi"/>
          <w:lang w:val="en-US"/>
        </w:rPr>
        <w:t>13</w:t>
      </w:r>
      <w:r w:rsidRPr="008A2035">
        <w:rPr>
          <w:rFonts w:asciiTheme="minorHAnsi" w:hAnsiTheme="minorHAnsi" w:cstheme="minorHAnsi"/>
          <w:lang w:val="en-US"/>
        </w:rPr>
        <w:t xml:space="preserve">). </w:t>
      </w:r>
      <w:proofErr w:type="spellStart"/>
      <w:r w:rsidRPr="008A2035">
        <w:rPr>
          <w:rFonts w:asciiTheme="minorHAnsi" w:hAnsiTheme="minorHAnsi" w:cstheme="minorHAnsi"/>
          <w:lang w:val="en-US"/>
        </w:rPr>
        <w:t>Explanationism</w:t>
      </w:r>
      <w:proofErr w:type="spellEnd"/>
      <w:r w:rsidRPr="008A2035">
        <w:rPr>
          <w:rFonts w:asciiTheme="minorHAnsi" w:hAnsiTheme="minorHAnsi" w:cstheme="minorHAnsi"/>
          <w:lang w:val="en-US"/>
        </w:rPr>
        <w:t xml:space="preserve"> and justified beliefs about the future. </w:t>
      </w:r>
      <w:proofErr w:type="spellStart"/>
      <w:r w:rsidRPr="008A2035">
        <w:rPr>
          <w:rFonts w:asciiTheme="minorHAnsi" w:hAnsiTheme="minorHAnsi" w:cstheme="minorHAnsi"/>
          <w:i/>
          <w:iCs/>
        </w:rPr>
        <w:t>Erkenntnis</w:t>
      </w:r>
      <w:proofErr w:type="spellEnd"/>
      <w:r w:rsidRPr="008A2035">
        <w:rPr>
          <w:rFonts w:asciiTheme="minorHAnsi" w:hAnsiTheme="minorHAnsi" w:cstheme="minorHAnsi"/>
          <w:i/>
          <w:iCs/>
        </w:rPr>
        <w:t>, 78</w:t>
      </w:r>
      <w:r w:rsidRPr="008A2035">
        <w:rPr>
          <w:rFonts w:asciiTheme="minorHAnsi" w:hAnsiTheme="minorHAnsi" w:cstheme="minorHAnsi"/>
        </w:rPr>
        <w:t>, 229–243. https://doi.org/10.1007/s10670-012-9374-7</w:t>
      </w:r>
    </w:p>
    <w:p w14:paraId="6C87FEDC" w14:textId="77777777" w:rsidR="00A518C8" w:rsidRPr="008A2035" w:rsidRDefault="00A518C8" w:rsidP="00A518C8">
      <w:pPr>
        <w:spacing w:after="120"/>
        <w:ind w:firstLine="284"/>
        <w:rPr>
          <w:rFonts w:asciiTheme="minorHAnsi" w:hAnsiTheme="minorHAnsi" w:cstheme="minorHAnsi"/>
          <w:lang w:val="en-US"/>
        </w:rPr>
      </w:pPr>
      <w:r w:rsidRPr="008A2035">
        <w:rPr>
          <w:rFonts w:asciiTheme="minorHAnsi" w:hAnsiTheme="minorHAnsi" w:cstheme="minorHAnsi"/>
        </w:rPr>
        <w:t>Castro, I. E. (2005). Apresentação. In E. Morin,</w:t>
      </w:r>
      <w:r w:rsidRPr="008A2035">
        <w:rPr>
          <w:rFonts w:asciiTheme="minorHAnsi" w:hAnsiTheme="minorHAnsi" w:cstheme="minorHAnsi"/>
          <w:i/>
          <w:iCs/>
        </w:rPr>
        <w:t xml:space="preserve"> Ciência com consciência</w:t>
      </w:r>
      <w:r w:rsidRPr="008A2035">
        <w:rPr>
          <w:rFonts w:asciiTheme="minorHAnsi" w:hAnsiTheme="minorHAnsi" w:cstheme="minorHAnsi"/>
        </w:rPr>
        <w:t xml:space="preserve"> (M. D. Alexandre &amp; M. A. Sampaio Dória, </w:t>
      </w:r>
      <w:proofErr w:type="spellStart"/>
      <w:r w:rsidRPr="008A2035">
        <w:rPr>
          <w:rFonts w:asciiTheme="minorHAnsi" w:hAnsiTheme="minorHAnsi" w:cstheme="minorHAnsi"/>
        </w:rPr>
        <w:t>Trads</w:t>
      </w:r>
      <w:proofErr w:type="spellEnd"/>
      <w:r w:rsidRPr="008A2035">
        <w:rPr>
          <w:rFonts w:asciiTheme="minorHAnsi" w:hAnsiTheme="minorHAnsi" w:cstheme="minorHAnsi"/>
        </w:rPr>
        <w:t xml:space="preserve">.; 8ª ed.). </w:t>
      </w:r>
      <w:r w:rsidRPr="008A2035">
        <w:rPr>
          <w:rFonts w:asciiTheme="minorHAnsi" w:hAnsiTheme="minorHAnsi" w:cstheme="minorHAnsi"/>
          <w:lang w:val="en-US"/>
        </w:rPr>
        <w:t xml:space="preserve">Editora Bertrand </w:t>
      </w:r>
      <w:proofErr w:type="spellStart"/>
      <w:r w:rsidRPr="008A2035">
        <w:rPr>
          <w:rFonts w:asciiTheme="minorHAnsi" w:hAnsiTheme="minorHAnsi" w:cstheme="minorHAnsi"/>
          <w:lang w:val="en-US"/>
        </w:rPr>
        <w:t>Brasil</w:t>
      </w:r>
      <w:proofErr w:type="spellEnd"/>
      <w:r w:rsidRPr="008A2035">
        <w:rPr>
          <w:rFonts w:asciiTheme="minorHAnsi" w:hAnsiTheme="minorHAnsi" w:cstheme="minorHAnsi"/>
          <w:lang w:val="en-US"/>
        </w:rPr>
        <w:t>.</w:t>
      </w:r>
    </w:p>
    <w:p w14:paraId="38492ED7" w14:textId="119746FF" w:rsidR="00A518C8" w:rsidRPr="008A2035" w:rsidRDefault="00A518C8" w:rsidP="00A518C8">
      <w:pPr>
        <w:spacing w:after="120"/>
        <w:ind w:firstLine="284"/>
        <w:rPr>
          <w:rFonts w:asciiTheme="minorHAnsi" w:hAnsiTheme="minorHAnsi" w:cstheme="minorHAnsi"/>
          <w:lang w:val="en-US"/>
        </w:rPr>
      </w:pPr>
      <w:r w:rsidRPr="008A2035">
        <w:rPr>
          <w:rFonts w:asciiTheme="minorHAnsi" w:hAnsiTheme="minorHAnsi" w:cstheme="minorHAnsi"/>
          <w:lang w:val="en-US"/>
        </w:rPr>
        <w:t xml:space="preserve">Chermack, T. J., &amp; Coons, L. M. (2015). Scenario planning: Pierre Wack’s hidden messages. </w:t>
      </w:r>
      <w:r w:rsidRPr="008A2035">
        <w:rPr>
          <w:rFonts w:asciiTheme="minorHAnsi" w:hAnsiTheme="minorHAnsi" w:cstheme="minorHAnsi"/>
          <w:i/>
          <w:iCs/>
          <w:lang w:val="en-US"/>
        </w:rPr>
        <w:t>Futures, 73</w:t>
      </w:r>
      <w:r w:rsidRPr="008A2035">
        <w:rPr>
          <w:rFonts w:asciiTheme="minorHAnsi" w:hAnsiTheme="minorHAnsi" w:cstheme="minorHAnsi"/>
          <w:lang w:val="en-US"/>
        </w:rPr>
        <w:t>, 187–193.</w:t>
      </w:r>
      <w:r w:rsidR="009A0996" w:rsidRPr="008A2035">
        <w:rPr>
          <w:rFonts w:asciiTheme="minorHAnsi" w:hAnsiTheme="minorHAnsi" w:cstheme="minorHAnsi"/>
          <w:lang w:val="en-US"/>
        </w:rPr>
        <w:t xml:space="preserve"> https://chermackscenarios.com/wp-content/uploads/2020/10/Scenario-planning-PierreWacks-hiddenmessages.pdf</w:t>
      </w:r>
    </w:p>
    <w:p w14:paraId="6A96BDC1" w14:textId="7DB0A704" w:rsidR="00A518C8" w:rsidRPr="008A2035" w:rsidRDefault="00A518C8" w:rsidP="00A518C8">
      <w:pPr>
        <w:spacing w:after="120"/>
        <w:ind w:firstLine="284"/>
        <w:rPr>
          <w:rFonts w:asciiTheme="minorHAnsi" w:hAnsiTheme="minorHAnsi" w:cstheme="minorHAnsi"/>
          <w:lang w:val="en-US"/>
        </w:rPr>
      </w:pPr>
      <w:r w:rsidRPr="008A2035">
        <w:rPr>
          <w:rFonts w:asciiTheme="minorHAnsi" w:hAnsiTheme="minorHAnsi" w:cstheme="minorHAnsi"/>
          <w:lang w:val="en-US"/>
        </w:rPr>
        <w:t xml:space="preserve">Chermack, T. J., &amp; </w:t>
      </w:r>
      <w:proofErr w:type="spellStart"/>
      <w:r w:rsidRPr="008A2035">
        <w:rPr>
          <w:rFonts w:asciiTheme="minorHAnsi" w:hAnsiTheme="minorHAnsi" w:cstheme="minorHAnsi"/>
          <w:lang w:val="en-US"/>
        </w:rPr>
        <w:t>Lynham</w:t>
      </w:r>
      <w:proofErr w:type="spellEnd"/>
      <w:r w:rsidRPr="008A2035">
        <w:rPr>
          <w:rFonts w:asciiTheme="minorHAnsi" w:hAnsiTheme="minorHAnsi" w:cstheme="minorHAnsi"/>
          <w:lang w:val="en-US"/>
        </w:rPr>
        <w:t xml:space="preserve">, S. (2002). Definitions and outcome variables of scenario planning. </w:t>
      </w:r>
      <w:r w:rsidRPr="008A2035">
        <w:rPr>
          <w:rFonts w:asciiTheme="minorHAnsi" w:hAnsiTheme="minorHAnsi" w:cstheme="minorHAnsi"/>
          <w:i/>
          <w:iCs/>
          <w:lang w:val="en-US"/>
        </w:rPr>
        <w:t>Human Resource Development Review, 1</w:t>
      </w:r>
      <w:r w:rsidRPr="008A2035">
        <w:rPr>
          <w:rFonts w:asciiTheme="minorHAnsi" w:hAnsiTheme="minorHAnsi" w:cstheme="minorHAnsi"/>
          <w:lang w:val="en-US"/>
        </w:rPr>
        <w:t>(3).</w:t>
      </w:r>
      <w:r w:rsidR="009A0996" w:rsidRPr="008A2035">
        <w:rPr>
          <w:rFonts w:asciiTheme="minorHAnsi" w:hAnsiTheme="minorHAnsi" w:cstheme="minorHAnsi"/>
          <w:lang w:val="en-US"/>
        </w:rPr>
        <w:t xml:space="preserve"> https://chermackscenarios.com/wp-content/uploads/2020/09/Definitions-and-Outcome-Variables-of-Scenario-Planning.pdf</w:t>
      </w:r>
    </w:p>
    <w:p w14:paraId="29FAF2C1" w14:textId="77777777" w:rsidR="00A518C8" w:rsidRPr="008A2035" w:rsidRDefault="00A518C8" w:rsidP="00A518C8">
      <w:pPr>
        <w:spacing w:after="120"/>
        <w:ind w:firstLine="284"/>
        <w:rPr>
          <w:rFonts w:asciiTheme="minorHAnsi" w:hAnsiTheme="minorHAnsi" w:cstheme="minorHAnsi"/>
        </w:rPr>
      </w:pPr>
      <w:r w:rsidRPr="008A2035">
        <w:rPr>
          <w:rFonts w:asciiTheme="minorHAnsi" w:hAnsiTheme="minorHAnsi" w:cstheme="minorHAnsi"/>
        </w:rPr>
        <w:t xml:space="preserve">Descartes, R. (2001). </w:t>
      </w:r>
      <w:r w:rsidRPr="008A2035">
        <w:rPr>
          <w:rFonts w:asciiTheme="minorHAnsi" w:hAnsiTheme="minorHAnsi" w:cstheme="minorHAnsi"/>
          <w:i/>
          <w:iCs/>
        </w:rPr>
        <w:t>Discurso do método</w:t>
      </w:r>
      <w:r w:rsidRPr="008A2035">
        <w:rPr>
          <w:rFonts w:asciiTheme="minorHAnsi" w:hAnsiTheme="minorHAnsi" w:cstheme="minorHAnsi"/>
        </w:rPr>
        <w:t xml:space="preserve"> (2ª ed.). Livraria Martins Fontes.</w:t>
      </w:r>
    </w:p>
    <w:p w14:paraId="13024A70" w14:textId="17C25DAD" w:rsidR="00260CA7" w:rsidRPr="008A2035" w:rsidRDefault="005B7F8B" w:rsidP="00A518C8">
      <w:pPr>
        <w:spacing w:after="120"/>
        <w:ind w:firstLine="284"/>
        <w:rPr>
          <w:rFonts w:asciiTheme="minorHAnsi" w:hAnsiTheme="minorHAnsi" w:cstheme="minorHAnsi"/>
          <w:lang w:val="en-US"/>
        </w:rPr>
      </w:pPr>
      <w:proofErr w:type="spellStart"/>
      <w:r w:rsidRPr="008A2035">
        <w:rPr>
          <w:rFonts w:asciiTheme="minorHAnsi" w:hAnsiTheme="minorHAnsi" w:cstheme="minorHAnsi"/>
        </w:rPr>
        <w:t>Godet</w:t>
      </w:r>
      <w:proofErr w:type="spellEnd"/>
      <w:r w:rsidRPr="008A2035">
        <w:rPr>
          <w:rFonts w:asciiTheme="minorHAnsi" w:hAnsiTheme="minorHAnsi" w:cstheme="minorHAnsi"/>
        </w:rPr>
        <w:t xml:space="preserve">, M., &amp; </w:t>
      </w:r>
      <w:proofErr w:type="spellStart"/>
      <w:r w:rsidRPr="008A2035">
        <w:rPr>
          <w:rFonts w:asciiTheme="minorHAnsi" w:hAnsiTheme="minorHAnsi" w:cstheme="minorHAnsi"/>
        </w:rPr>
        <w:t>Durance</w:t>
      </w:r>
      <w:proofErr w:type="spellEnd"/>
      <w:r w:rsidRPr="008A2035">
        <w:rPr>
          <w:rFonts w:asciiTheme="minorHAnsi" w:hAnsiTheme="minorHAnsi" w:cstheme="minorHAnsi"/>
        </w:rPr>
        <w:t xml:space="preserve">, P. (2011). </w:t>
      </w:r>
      <w:r w:rsidR="00A00D45" w:rsidRPr="008A2035">
        <w:rPr>
          <w:rFonts w:asciiTheme="minorHAnsi" w:hAnsiTheme="minorHAnsi" w:cstheme="minorHAnsi"/>
          <w:i/>
          <w:iCs/>
        </w:rPr>
        <w:t xml:space="preserve">Prospectiva </w:t>
      </w:r>
      <w:proofErr w:type="spellStart"/>
      <w:r w:rsidR="00A00D45" w:rsidRPr="008A2035">
        <w:rPr>
          <w:rFonts w:asciiTheme="minorHAnsi" w:hAnsiTheme="minorHAnsi" w:cstheme="minorHAnsi"/>
          <w:i/>
          <w:iCs/>
        </w:rPr>
        <w:t>Estrategica</w:t>
      </w:r>
      <w:proofErr w:type="spellEnd"/>
      <w:r w:rsidR="00A00D45" w:rsidRPr="008A2035">
        <w:rPr>
          <w:rFonts w:asciiTheme="minorHAnsi" w:hAnsiTheme="minorHAnsi" w:cstheme="minorHAnsi"/>
          <w:i/>
          <w:iCs/>
        </w:rPr>
        <w:t xml:space="preserve"> para as Empresas e o </w:t>
      </w:r>
      <w:proofErr w:type="spellStart"/>
      <w:r w:rsidR="00A00D45" w:rsidRPr="008A2035">
        <w:rPr>
          <w:rFonts w:asciiTheme="minorHAnsi" w:hAnsiTheme="minorHAnsi" w:cstheme="minorHAnsi"/>
          <w:i/>
          <w:iCs/>
        </w:rPr>
        <w:t>Territorio</w:t>
      </w:r>
      <w:proofErr w:type="spellEnd"/>
      <w:r w:rsidRPr="008A2035">
        <w:rPr>
          <w:rFonts w:asciiTheme="minorHAnsi" w:hAnsiTheme="minorHAnsi" w:cstheme="minorHAnsi"/>
        </w:rPr>
        <w:t xml:space="preserve">. </w:t>
      </w:r>
      <w:proofErr w:type="spellStart"/>
      <w:r w:rsidR="00A00D45" w:rsidRPr="008A2035">
        <w:rPr>
          <w:rFonts w:asciiTheme="minorHAnsi" w:hAnsiTheme="minorHAnsi" w:cstheme="minorHAnsi"/>
          <w:lang w:val="en-US"/>
        </w:rPr>
        <w:t>Dunod</w:t>
      </w:r>
      <w:proofErr w:type="spellEnd"/>
      <w:r w:rsidR="00A00D45" w:rsidRPr="008A2035">
        <w:rPr>
          <w:rFonts w:asciiTheme="minorHAnsi" w:hAnsiTheme="minorHAnsi" w:cstheme="minorHAnsi"/>
          <w:lang w:val="en-US"/>
        </w:rPr>
        <w:t>.</w:t>
      </w:r>
      <w:r w:rsidR="00DC0A92" w:rsidRPr="008A2035">
        <w:rPr>
          <w:rFonts w:asciiTheme="minorHAnsi" w:hAnsiTheme="minorHAnsi" w:cstheme="minorHAnsi"/>
          <w:lang w:val="en-US"/>
        </w:rPr>
        <w:t xml:space="preserve"> DOI: 10.3917/dunod.godet.2011.01</w:t>
      </w:r>
    </w:p>
    <w:p w14:paraId="1B3F97C1" w14:textId="37CEC903" w:rsidR="00A518C8" w:rsidRPr="008A2035" w:rsidRDefault="00A518C8" w:rsidP="00A518C8">
      <w:pPr>
        <w:spacing w:after="120"/>
        <w:ind w:firstLine="284"/>
        <w:rPr>
          <w:rFonts w:asciiTheme="minorHAnsi" w:hAnsiTheme="minorHAnsi" w:cstheme="minorHAnsi"/>
          <w:lang w:val="en-US"/>
        </w:rPr>
      </w:pPr>
      <w:r w:rsidRPr="008A2035">
        <w:rPr>
          <w:rFonts w:asciiTheme="minorHAnsi" w:hAnsiTheme="minorHAnsi" w:cstheme="minorHAnsi"/>
          <w:lang w:val="en-US"/>
        </w:rPr>
        <w:t xml:space="preserve">Grayling, A. C. (2003). Epistemology. In B. P. Company (Ed.), </w:t>
      </w:r>
      <w:r w:rsidRPr="008A2035">
        <w:rPr>
          <w:rFonts w:asciiTheme="minorHAnsi" w:hAnsiTheme="minorHAnsi" w:cstheme="minorHAnsi"/>
          <w:i/>
          <w:iCs/>
          <w:lang w:val="en-US"/>
        </w:rPr>
        <w:t>The Blackwell Companion to Philosophy</w:t>
      </w:r>
      <w:r w:rsidRPr="008A2035">
        <w:rPr>
          <w:rFonts w:asciiTheme="minorHAnsi" w:hAnsiTheme="minorHAnsi" w:cstheme="minorHAnsi"/>
          <w:lang w:val="en-US"/>
        </w:rPr>
        <w:t xml:space="preserve"> (2ª ed., Cap. 1, p. 965). https://onlinelibrary.wiley.com/doi/book/10.1002/9780470996362</w:t>
      </w:r>
    </w:p>
    <w:p w14:paraId="7FF96D88" w14:textId="73C0D0F0" w:rsidR="006713A5" w:rsidRPr="008A2035" w:rsidRDefault="006713A5" w:rsidP="00A518C8">
      <w:pPr>
        <w:spacing w:after="120"/>
        <w:ind w:firstLine="284"/>
        <w:rPr>
          <w:rFonts w:asciiTheme="minorHAnsi" w:hAnsiTheme="minorHAnsi" w:cstheme="minorHAnsi"/>
          <w:lang w:val="en-US"/>
        </w:rPr>
      </w:pPr>
      <w:r w:rsidRPr="008A2035">
        <w:rPr>
          <w:rFonts w:asciiTheme="minorHAnsi" w:hAnsiTheme="minorHAnsi" w:cstheme="minorHAnsi"/>
        </w:rPr>
        <w:t>Grumbach et al. (2020)</w:t>
      </w:r>
      <w:r w:rsidR="00D53A73" w:rsidRPr="008A2035">
        <w:rPr>
          <w:rFonts w:asciiTheme="minorHAnsi" w:hAnsiTheme="minorHAnsi" w:cstheme="minorHAnsi"/>
        </w:rPr>
        <w:t xml:space="preserve">. </w:t>
      </w:r>
      <w:r w:rsidR="00D53A73" w:rsidRPr="008A2035">
        <w:rPr>
          <w:rFonts w:asciiTheme="minorHAnsi" w:hAnsiTheme="minorHAnsi" w:cstheme="minorHAnsi"/>
          <w:i/>
          <w:iCs/>
        </w:rPr>
        <w:t xml:space="preserve">Construindo o Futuro: O Método </w:t>
      </w:r>
      <w:proofErr w:type="spellStart"/>
      <w:r w:rsidR="00D53A73" w:rsidRPr="008A2035">
        <w:rPr>
          <w:rFonts w:asciiTheme="minorHAnsi" w:hAnsiTheme="minorHAnsi" w:cstheme="minorHAnsi"/>
          <w:i/>
          <w:iCs/>
        </w:rPr>
        <w:t>Grumback</w:t>
      </w:r>
      <w:proofErr w:type="spellEnd"/>
      <w:r w:rsidR="00D53A73" w:rsidRPr="008A2035">
        <w:rPr>
          <w:rFonts w:asciiTheme="minorHAnsi" w:hAnsiTheme="minorHAnsi" w:cstheme="minorHAnsi"/>
          <w:i/>
          <w:iCs/>
        </w:rPr>
        <w:t xml:space="preserve"> de Gestão Estratégica.</w:t>
      </w:r>
      <w:r w:rsidRPr="008A2035">
        <w:rPr>
          <w:rFonts w:asciiTheme="minorHAnsi" w:hAnsiTheme="minorHAnsi" w:cstheme="minorHAnsi"/>
        </w:rPr>
        <w:t xml:space="preserve"> </w:t>
      </w:r>
      <w:r w:rsidR="007712CE" w:rsidRPr="008A2035">
        <w:rPr>
          <w:rFonts w:asciiTheme="minorHAnsi" w:hAnsiTheme="minorHAnsi" w:cstheme="minorHAnsi"/>
          <w:lang w:val="en-US"/>
        </w:rPr>
        <w:t xml:space="preserve">Cia </w:t>
      </w:r>
      <w:proofErr w:type="gramStart"/>
      <w:r w:rsidR="007712CE" w:rsidRPr="008A2035">
        <w:rPr>
          <w:rFonts w:asciiTheme="minorHAnsi" w:hAnsiTheme="minorHAnsi" w:cstheme="minorHAnsi"/>
          <w:lang w:val="en-US"/>
        </w:rPr>
        <w:t>do</w:t>
      </w:r>
      <w:proofErr w:type="gramEnd"/>
      <w:r w:rsidR="007712CE" w:rsidRPr="008A2035">
        <w:rPr>
          <w:rFonts w:asciiTheme="minorHAnsi" w:hAnsiTheme="minorHAnsi" w:cstheme="minorHAnsi"/>
          <w:lang w:val="en-US"/>
        </w:rPr>
        <w:t xml:space="preserve"> eBook.</w:t>
      </w:r>
    </w:p>
    <w:p w14:paraId="71AD7F15" w14:textId="1921A642" w:rsidR="00A518C8" w:rsidRPr="008A2035" w:rsidRDefault="00A518C8" w:rsidP="00A518C8">
      <w:pPr>
        <w:spacing w:after="120"/>
        <w:ind w:firstLine="284"/>
        <w:rPr>
          <w:rFonts w:asciiTheme="minorHAnsi" w:hAnsiTheme="minorHAnsi" w:cstheme="minorHAnsi"/>
          <w:lang w:val="en-US"/>
        </w:rPr>
      </w:pPr>
      <w:r w:rsidRPr="008A2035">
        <w:rPr>
          <w:rFonts w:asciiTheme="minorHAnsi" w:hAnsiTheme="minorHAnsi" w:cstheme="minorHAnsi"/>
          <w:lang w:val="en-US"/>
        </w:rPr>
        <w:t xml:space="preserve">Iden, J., </w:t>
      </w:r>
      <w:proofErr w:type="spellStart"/>
      <w:r w:rsidRPr="008A2035">
        <w:rPr>
          <w:rFonts w:asciiTheme="minorHAnsi" w:hAnsiTheme="minorHAnsi" w:cstheme="minorHAnsi"/>
          <w:lang w:val="en-US"/>
        </w:rPr>
        <w:t>Methlie</w:t>
      </w:r>
      <w:proofErr w:type="spellEnd"/>
      <w:r w:rsidRPr="008A2035">
        <w:rPr>
          <w:rFonts w:asciiTheme="minorHAnsi" w:hAnsiTheme="minorHAnsi" w:cstheme="minorHAnsi"/>
          <w:lang w:val="en-US"/>
        </w:rPr>
        <w:t xml:space="preserve">, L. B., &amp; Christensen, G. E. (2017). The nature of strategic foresight research: A systematic literature review. </w:t>
      </w:r>
      <w:r w:rsidRPr="008A2035">
        <w:rPr>
          <w:rFonts w:asciiTheme="minorHAnsi" w:hAnsiTheme="minorHAnsi" w:cstheme="minorHAnsi"/>
          <w:i/>
          <w:iCs/>
          <w:lang w:val="en-US"/>
        </w:rPr>
        <w:t>Technological Forecasting and Social Change, 116</w:t>
      </w:r>
      <w:r w:rsidRPr="008A2035">
        <w:rPr>
          <w:rFonts w:asciiTheme="minorHAnsi" w:hAnsiTheme="minorHAnsi" w:cstheme="minorHAnsi"/>
          <w:lang w:val="en-US"/>
        </w:rPr>
        <w:t>, 87–97.</w:t>
      </w:r>
      <w:r w:rsidR="009E7D91" w:rsidRPr="008A2035">
        <w:rPr>
          <w:rFonts w:asciiTheme="minorHAnsi" w:hAnsiTheme="minorHAnsi" w:cstheme="minorHAnsi"/>
          <w:lang w:val="en-US"/>
        </w:rPr>
        <w:t xml:space="preserve"> </w:t>
      </w:r>
      <w:r w:rsidR="00207142" w:rsidRPr="008A2035">
        <w:rPr>
          <w:rFonts w:asciiTheme="minorHAnsi" w:hAnsiTheme="minorHAnsi" w:cstheme="minorHAnsi"/>
          <w:lang w:val="en-US"/>
        </w:rPr>
        <w:t>https://sci-hub.se/10.1016/j.techfore.2016.11.002</w:t>
      </w:r>
    </w:p>
    <w:p w14:paraId="27F13CC5" w14:textId="3018558D" w:rsidR="00A518C8" w:rsidRPr="008A2035" w:rsidRDefault="00A518C8" w:rsidP="00A518C8">
      <w:pPr>
        <w:spacing w:after="120"/>
        <w:ind w:firstLine="284"/>
        <w:rPr>
          <w:rFonts w:asciiTheme="minorHAnsi" w:hAnsiTheme="minorHAnsi" w:cstheme="minorHAnsi"/>
          <w:lang w:val="en-US"/>
        </w:rPr>
      </w:pPr>
      <w:r w:rsidRPr="008A2035">
        <w:rPr>
          <w:rFonts w:asciiTheme="minorHAnsi" w:hAnsiTheme="minorHAnsi" w:cstheme="minorHAnsi"/>
        </w:rPr>
        <w:t>Kuhn, T. S. (20</w:t>
      </w:r>
      <w:r w:rsidR="005A2DC1" w:rsidRPr="008A2035">
        <w:rPr>
          <w:rFonts w:asciiTheme="minorHAnsi" w:hAnsiTheme="minorHAnsi" w:cstheme="minorHAnsi"/>
        </w:rPr>
        <w:t>20</w:t>
      </w:r>
      <w:r w:rsidRPr="008A2035">
        <w:rPr>
          <w:rFonts w:asciiTheme="minorHAnsi" w:hAnsiTheme="minorHAnsi" w:cstheme="minorHAnsi"/>
        </w:rPr>
        <w:t xml:space="preserve">). </w:t>
      </w:r>
      <w:r w:rsidRPr="008A2035">
        <w:rPr>
          <w:rFonts w:asciiTheme="minorHAnsi" w:hAnsiTheme="minorHAnsi" w:cstheme="minorHAnsi"/>
          <w:i/>
          <w:iCs/>
        </w:rPr>
        <w:t>A estrutura das revoluções científicas</w:t>
      </w:r>
      <w:r w:rsidRPr="008A2035">
        <w:rPr>
          <w:rFonts w:asciiTheme="minorHAnsi" w:hAnsiTheme="minorHAnsi" w:cstheme="minorHAnsi"/>
        </w:rPr>
        <w:t xml:space="preserve"> (13ª ed.). </w:t>
      </w:r>
      <w:proofErr w:type="spellStart"/>
      <w:r w:rsidRPr="008A2035">
        <w:rPr>
          <w:rFonts w:asciiTheme="minorHAnsi" w:hAnsiTheme="minorHAnsi" w:cstheme="minorHAnsi"/>
          <w:lang w:val="en-US"/>
        </w:rPr>
        <w:t>Perspectiva</w:t>
      </w:r>
      <w:proofErr w:type="spellEnd"/>
      <w:r w:rsidRPr="008A2035">
        <w:rPr>
          <w:rFonts w:asciiTheme="minorHAnsi" w:hAnsiTheme="minorHAnsi" w:cstheme="minorHAnsi"/>
          <w:lang w:val="en-US"/>
        </w:rPr>
        <w:t>.</w:t>
      </w:r>
    </w:p>
    <w:p w14:paraId="6CB51A05" w14:textId="0D273D51" w:rsidR="00A518C8" w:rsidRPr="008A2035" w:rsidRDefault="00A518C8" w:rsidP="00A518C8">
      <w:pPr>
        <w:spacing w:after="120"/>
        <w:ind w:firstLine="284"/>
        <w:rPr>
          <w:rFonts w:asciiTheme="minorHAnsi" w:hAnsiTheme="minorHAnsi" w:cstheme="minorHAnsi"/>
          <w:lang w:val="en-US"/>
        </w:rPr>
      </w:pPr>
      <w:r w:rsidRPr="008A2035">
        <w:rPr>
          <w:rFonts w:asciiTheme="minorHAnsi" w:hAnsiTheme="minorHAnsi" w:cstheme="minorHAnsi"/>
          <w:lang w:val="en-US"/>
        </w:rPr>
        <w:t xml:space="preserve">Mackay, B., &amp; </w:t>
      </w:r>
      <w:proofErr w:type="spellStart"/>
      <w:r w:rsidRPr="008A2035">
        <w:rPr>
          <w:rFonts w:asciiTheme="minorHAnsi" w:hAnsiTheme="minorHAnsi" w:cstheme="minorHAnsi"/>
          <w:lang w:val="en-US"/>
        </w:rPr>
        <w:t>Tambeau</w:t>
      </w:r>
      <w:proofErr w:type="spellEnd"/>
      <w:r w:rsidRPr="008A2035">
        <w:rPr>
          <w:rFonts w:asciiTheme="minorHAnsi" w:hAnsiTheme="minorHAnsi" w:cstheme="minorHAnsi"/>
          <w:lang w:val="en-US"/>
        </w:rPr>
        <w:t>, P. (20</w:t>
      </w:r>
      <w:r w:rsidR="00DB3C20" w:rsidRPr="008A2035">
        <w:rPr>
          <w:rFonts w:asciiTheme="minorHAnsi" w:hAnsiTheme="minorHAnsi" w:cstheme="minorHAnsi"/>
          <w:lang w:val="en-US"/>
        </w:rPr>
        <w:t>1</w:t>
      </w:r>
      <w:r w:rsidRPr="008A2035">
        <w:rPr>
          <w:rFonts w:asciiTheme="minorHAnsi" w:hAnsiTheme="minorHAnsi" w:cstheme="minorHAnsi"/>
          <w:lang w:val="en-US"/>
        </w:rPr>
        <w:t xml:space="preserve">3). A structuration approach to scenario praxis. </w:t>
      </w:r>
      <w:r w:rsidRPr="008A2035">
        <w:rPr>
          <w:rFonts w:asciiTheme="minorHAnsi" w:hAnsiTheme="minorHAnsi" w:cstheme="minorHAnsi"/>
          <w:i/>
          <w:iCs/>
          <w:lang w:val="en-US"/>
        </w:rPr>
        <w:t>Technological Forecasting and Social Change, 80</w:t>
      </w:r>
      <w:r w:rsidRPr="008A2035">
        <w:rPr>
          <w:rFonts w:asciiTheme="minorHAnsi" w:hAnsiTheme="minorHAnsi" w:cstheme="minorHAnsi"/>
          <w:lang w:val="en-US"/>
        </w:rPr>
        <w:t>, 673–686.</w:t>
      </w:r>
      <w:r w:rsidR="00B408D0" w:rsidRPr="008A2035">
        <w:rPr>
          <w:rFonts w:asciiTheme="minorHAnsi" w:hAnsiTheme="minorHAnsi" w:cstheme="minorHAnsi"/>
          <w:lang w:val="en-US"/>
        </w:rPr>
        <w:t xml:space="preserve"> https://research-portal.st-andrews.ac.uk/en/publications/a-structuration-approach-to-scenario-praxis</w:t>
      </w:r>
    </w:p>
    <w:p w14:paraId="0F4B68D7" w14:textId="77777777" w:rsidR="0034309D" w:rsidRPr="008A2035" w:rsidRDefault="0034309D" w:rsidP="0034309D">
      <w:pPr>
        <w:spacing w:after="120"/>
        <w:ind w:firstLine="284"/>
        <w:rPr>
          <w:rFonts w:asciiTheme="minorHAnsi" w:hAnsiTheme="minorHAnsi" w:cstheme="minorHAnsi"/>
        </w:rPr>
      </w:pPr>
      <w:r w:rsidRPr="008A2035">
        <w:rPr>
          <w:rFonts w:asciiTheme="minorHAnsi" w:hAnsiTheme="minorHAnsi" w:cstheme="minorHAnsi"/>
        </w:rPr>
        <w:t xml:space="preserve">Marcial, E. (2011). </w:t>
      </w:r>
      <w:r w:rsidRPr="008A2035">
        <w:rPr>
          <w:rFonts w:asciiTheme="minorHAnsi" w:hAnsiTheme="minorHAnsi" w:cstheme="minorHAnsi"/>
          <w:i/>
          <w:iCs/>
        </w:rPr>
        <w:t xml:space="preserve">Análise estratégica. Estudos de futuro no contexto da inteligência competitiva </w:t>
      </w:r>
      <w:r w:rsidRPr="008A2035">
        <w:rPr>
          <w:rFonts w:asciiTheme="minorHAnsi" w:hAnsiTheme="minorHAnsi" w:cstheme="minorHAnsi"/>
        </w:rPr>
        <w:t>(1ª ed., Vol. 2). Thesaurus.</w:t>
      </w:r>
    </w:p>
    <w:p w14:paraId="5B01BDFF" w14:textId="77777777" w:rsidR="0034309D" w:rsidRPr="008A2035" w:rsidRDefault="0034309D" w:rsidP="0034309D">
      <w:pPr>
        <w:spacing w:after="120"/>
        <w:ind w:firstLine="284"/>
        <w:rPr>
          <w:rFonts w:asciiTheme="minorHAnsi" w:hAnsiTheme="minorHAnsi" w:cstheme="minorHAnsi"/>
        </w:rPr>
      </w:pPr>
      <w:r w:rsidRPr="008A2035">
        <w:rPr>
          <w:rFonts w:asciiTheme="minorHAnsi" w:hAnsiTheme="minorHAnsi" w:cstheme="minorHAnsi"/>
        </w:rPr>
        <w:lastRenderedPageBreak/>
        <w:t xml:space="preserve">Marcial, E. C., &amp; </w:t>
      </w:r>
      <w:proofErr w:type="spellStart"/>
      <w:r w:rsidRPr="008A2035">
        <w:rPr>
          <w:rFonts w:asciiTheme="minorHAnsi" w:hAnsiTheme="minorHAnsi" w:cstheme="minorHAnsi"/>
        </w:rPr>
        <w:t>Suaiden</w:t>
      </w:r>
      <w:proofErr w:type="spellEnd"/>
      <w:r w:rsidRPr="008A2035">
        <w:rPr>
          <w:rFonts w:asciiTheme="minorHAnsi" w:hAnsiTheme="minorHAnsi" w:cstheme="minorHAnsi"/>
        </w:rPr>
        <w:t xml:space="preserve">, E. J. (2016). A estrutura científica da inteligência competitiva. </w:t>
      </w:r>
      <w:proofErr w:type="spellStart"/>
      <w:r w:rsidRPr="008A2035">
        <w:rPr>
          <w:rFonts w:asciiTheme="minorHAnsi" w:hAnsiTheme="minorHAnsi" w:cstheme="minorHAnsi"/>
          <w:i/>
          <w:iCs/>
        </w:rPr>
        <w:t>Transinformação</w:t>
      </w:r>
      <w:proofErr w:type="spellEnd"/>
      <w:r w:rsidRPr="008A2035">
        <w:rPr>
          <w:rFonts w:asciiTheme="minorHAnsi" w:hAnsiTheme="minorHAnsi" w:cstheme="minorHAnsi"/>
          <w:i/>
          <w:iCs/>
        </w:rPr>
        <w:t>, 28</w:t>
      </w:r>
      <w:r w:rsidRPr="008A2035">
        <w:rPr>
          <w:rFonts w:asciiTheme="minorHAnsi" w:hAnsiTheme="minorHAnsi" w:cstheme="minorHAnsi"/>
        </w:rPr>
        <w:t>(1), 97–106. http://www.scielo.br/scielo.php?script=sci_arttext&amp;pid=S0103-37862016000100097</w:t>
      </w:r>
    </w:p>
    <w:p w14:paraId="2989BFFE" w14:textId="067E8F70" w:rsidR="00CA26F0" w:rsidRPr="008A2035" w:rsidRDefault="00C729ED" w:rsidP="00CA26F0">
      <w:pPr>
        <w:spacing w:after="120"/>
        <w:ind w:firstLine="284"/>
        <w:rPr>
          <w:rFonts w:asciiTheme="minorHAnsi" w:hAnsiTheme="minorHAnsi" w:cstheme="minorHAnsi"/>
        </w:rPr>
      </w:pPr>
      <w:r w:rsidRPr="008A2035">
        <w:rPr>
          <w:rFonts w:asciiTheme="minorHAnsi" w:hAnsiTheme="minorHAnsi" w:cstheme="minorHAnsi"/>
        </w:rPr>
        <w:t xml:space="preserve">Martelli, A. (2001). Construção de cenários e planejamento de cenários: estado da arte e perspectivas de evolução. </w:t>
      </w:r>
      <w:r w:rsidRPr="008A2035">
        <w:rPr>
          <w:rFonts w:asciiTheme="minorHAnsi" w:hAnsiTheme="minorHAnsi" w:cstheme="minorHAnsi"/>
          <w:i/>
          <w:iCs/>
        </w:rPr>
        <w:t>Futures, 33</w:t>
      </w:r>
      <w:r w:rsidRPr="008A2035">
        <w:rPr>
          <w:rFonts w:asciiTheme="minorHAnsi" w:hAnsiTheme="minorHAnsi" w:cstheme="minorHAnsi"/>
        </w:rPr>
        <w:t>(1)</w:t>
      </w:r>
    </w:p>
    <w:p w14:paraId="7AB42474" w14:textId="7FAF5357" w:rsidR="00A518C8" w:rsidRPr="008A2035" w:rsidRDefault="00A518C8" w:rsidP="00A518C8">
      <w:pPr>
        <w:spacing w:after="120"/>
        <w:ind w:firstLine="284"/>
        <w:rPr>
          <w:rFonts w:asciiTheme="minorHAnsi" w:hAnsiTheme="minorHAnsi" w:cstheme="minorHAnsi"/>
        </w:rPr>
      </w:pPr>
      <w:r w:rsidRPr="008A2035">
        <w:rPr>
          <w:rFonts w:asciiTheme="minorHAnsi" w:hAnsiTheme="minorHAnsi" w:cstheme="minorHAnsi"/>
        </w:rPr>
        <w:t xml:space="preserve">Miller, D. (2010). </w:t>
      </w:r>
      <w:r w:rsidRPr="008A2035">
        <w:rPr>
          <w:rFonts w:asciiTheme="minorHAnsi" w:hAnsiTheme="minorHAnsi" w:cstheme="minorHAnsi"/>
          <w:i/>
          <w:iCs/>
        </w:rPr>
        <w:t>Karl Popper - Textos escolhidos</w:t>
      </w:r>
      <w:r w:rsidRPr="008A2035">
        <w:rPr>
          <w:rFonts w:asciiTheme="minorHAnsi" w:hAnsiTheme="minorHAnsi" w:cstheme="minorHAnsi"/>
        </w:rPr>
        <w:t xml:space="preserve"> (V. Ribeiro, Trad.). PUC-Rio.  </w:t>
      </w:r>
    </w:p>
    <w:p w14:paraId="6BE7730B" w14:textId="6A78B54C" w:rsidR="00A518C8" w:rsidRPr="008A2035" w:rsidRDefault="00A518C8" w:rsidP="00A518C8">
      <w:pPr>
        <w:spacing w:after="120"/>
        <w:ind w:firstLine="284"/>
        <w:rPr>
          <w:rFonts w:asciiTheme="minorHAnsi" w:hAnsiTheme="minorHAnsi" w:cstheme="minorHAnsi"/>
        </w:rPr>
      </w:pPr>
      <w:r w:rsidRPr="008A2035">
        <w:rPr>
          <w:rFonts w:asciiTheme="minorHAnsi" w:hAnsiTheme="minorHAnsi" w:cstheme="minorHAnsi"/>
        </w:rPr>
        <w:t>Morin, E. (</w:t>
      </w:r>
      <w:r w:rsidR="00572BF3" w:rsidRPr="008A2035">
        <w:rPr>
          <w:rFonts w:asciiTheme="minorHAnsi" w:hAnsiTheme="minorHAnsi" w:cstheme="minorHAnsi"/>
        </w:rPr>
        <w:t>2005</w:t>
      </w:r>
      <w:r w:rsidRPr="008A2035">
        <w:rPr>
          <w:rFonts w:asciiTheme="minorHAnsi" w:hAnsiTheme="minorHAnsi" w:cstheme="minorHAnsi"/>
        </w:rPr>
        <w:t xml:space="preserve">). </w:t>
      </w:r>
      <w:r w:rsidRPr="008A2035">
        <w:rPr>
          <w:rFonts w:asciiTheme="minorHAnsi" w:hAnsiTheme="minorHAnsi" w:cstheme="minorHAnsi"/>
          <w:i/>
          <w:iCs/>
        </w:rPr>
        <w:t>Ciência com consciência</w:t>
      </w:r>
      <w:r w:rsidRPr="008A2035">
        <w:rPr>
          <w:rFonts w:asciiTheme="minorHAnsi" w:hAnsiTheme="minorHAnsi" w:cstheme="minorHAnsi"/>
        </w:rPr>
        <w:t xml:space="preserve"> (M. D. Alexandre &amp; M. A. Sampaio Dória, </w:t>
      </w:r>
      <w:proofErr w:type="spellStart"/>
      <w:r w:rsidRPr="008A2035">
        <w:rPr>
          <w:rFonts w:asciiTheme="minorHAnsi" w:hAnsiTheme="minorHAnsi" w:cstheme="minorHAnsi"/>
        </w:rPr>
        <w:t>Trads</w:t>
      </w:r>
      <w:proofErr w:type="spellEnd"/>
      <w:r w:rsidRPr="008A2035">
        <w:rPr>
          <w:rFonts w:asciiTheme="minorHAnsi" w:hAnsiTheme="minorHAnsi" w:cstheme="minorHAnsi"/>
        </w:rPr>
        <w:t>.; 8ª ed.). Editora Bertrand Brasil.</w:t>
      </w:r>
    </w:p>
    <w:p w14:paraId="4DDACC28" w14:textId="77777777" w:rsidR="00A518C8" w:rsidRPr="008A2035" w:rsidRDefault="00A518C8" w:rsidP="00A518C8">
      <w:pPr>
        <w:spacing w:after="120"/>
        <w:ind w:firstLine="284"/>
        <w:rPr>
          <w:rFonts w:asciiTheme="minorHAnsi" w:hAnsiTheme="minorHAnsi" w:cstheme="minorHAnsi"/>
          <w:lang w:val="en-US"/>
        </w:rPr>
      </w:pPr>
      <w:r w:rsidRPr="008A2035">
        <w:rPr>
          <w:rFonts w:asciiTheme="minorHAnsi" w:hAnsiTheme="minorHAnsi" w:cstheme="minorHAnsi"/>
        </w:rPr>
        <w:t xml:space="preserve">Pares, A. (2011). Prefácio. In E. Marcial, </w:t>
      </w:r>
      <w:r w:rsidRPr="008A2035">
        <w:rPr>
          <w:rFonts w:asciiTheme="minorHAnsi" w:hAnsiTheme="minorHAnsi" w:cstheme="minorHAnsi"/>
          <w:i/>
          <w:iCs/>
        </w:rPr>
        <w:t>Análise estratégica. Estudos de futuro no contexto da inteligência competitiva</w:t>
      </w:r>
      <w:r w:rsidRPr="008A2035">
        <w:rPr>
          <w:rFonts w:asciiTheme="minorHAnsi" w:hAnsiTheme="minorHAnsi" w:cstheme="minorHAnsi"/>
        </w:rPr>
        <w:t xml:space="preserve"> (1ª ed., Vol. 2, pp. 13–14). </w:t>
      </w:r>
      <w:r w:rsidRPr="008A2035">
        <w:rPr>
          <w:rFonts w:asciiTheme="minorHAnsi" w:hAnsiTheme="minorHAnsi" w:cstheme="minorHAnsi"/>
          <w:lang w:val="en-US"/>
        </w:rPr>
        <w:t>Thesaurus.</w:t>
      </w:r>
    </w:p>
    <w:p w14:paraId="5DD70A66" w14:textId="77777777" w:rsidR="00A518C8" w:rsidRPr="008A2035" w:rsidRDefault="00A518C8" w:rsidP="00A518C8">
      <w:pPr>
        <w:spacing w:after="120"/>
        <w:ind w:firstLine="284"/>
        <w:rPr>
          <w:rFonts w:asciiTheme="minorHAnsi" w:hAnsiTheme="minorHAnsi" w:cstheme="minorHAnsi"/>
          <w:lang w:val="en-US"/>
        </w:rPr>
      </w:pPr>
      <w:r w:rsidRPr="008A2035">
        <w:rPr>
          <w:rFonts w:asciiTheme="minorHAnsi" w:hAnsiTheme="minorHAnsi" w:cstheme="minorHAnsi"/>
          <w:lang w:val="en-US"/>
        </w:rPr>
        <w:t xml:space="preserve">Rohrbeck, R., Battistella, C., &amp; </w:t>
      </w:r>
      <w:proofErr w:type="spellStart"/>
      <w:r w:rsidRPr="008A2035">
        <w:rPr>
          <w:rFonts w:asciiTheme="minorHAnsi" w:hAnsiTheme="minorHAnsi" w:cstheme="minorHAnsi"/>
          <w:lang w:val="en-US"/>
        </w:rPr>
        <w:t>Huizingh</w:t>
      </w:r>
      <w:proofErr w:type="spellEnd"/>
      <w:r w:rsidRPr="008A2035">
        <w:rPr>
          <w:rFonts w:asciiTheme="minorHAnsi" w:hAnsiTheme="minorHAnsi" w:cstheme="minorHAnsi"/>
          <w:lang w:val="en-US"/>
        </w:rPr>
        <w:t xml:space="preserve">, E. (2015). Corporate foresight: An emerging field with a rich tradition. </w:t>
      </w:r>
      <w:r w:rsidRPr="008A2035">
        <w:rPr>
          <w:rFonts w:asciiTheme="minorHAnsi" w:hAnsiTheme="minorHAnsi" w:cstheme="minorHAnsi"/>
          <w:i/>
          <w:iCs/>
          <w:lang w:val="en-US"/>
        </w:rPr>
        <w:t>Technological Forecasting and Social Change, 101</w:t>
      </w:r>
      <w:r w:rsidRPr="008A2035">
        <w:rPr>
          <w:rFonts w:asciiTheme="minorHAnsi" w:hAnsiTheme="minorHAnsi" w:cstheme="minorHAnsi"/>
          <w:lang w:val="en-US"/>
        </w:rPr>
        <w:t>, 001–009. https://www.sciencedirect.com/science/article/pii/S0040162515003224</w:t>
      </w:r>
    </w:p>
    <w:p w14:paraId="2640DE98" w14:textId="3E3AE074" w:rsidR="00807632" w:rsidRPr="008A2035" w:rsidRDefault="00807632" w:rsidP="00A518C8">
      <w:pPr>
        <w:spacing w:after="120"/>
        <w:ind w:firstLine="284"/>
        <w:rPr>
          <w:rFonts w:asciiTheme="minorHAnsi" w:hAnsiTheme="minorHAnsi" w:cstheme="minorHAnsi"/>
          <w:lang w:val="en-US"/>
        </w:rPr>
      </w:pPr>
      <w:r w:rsidRPr="008A2035">
        <w:rPr>
          <w:rFonts w:asciiTheme="minorHAnsi" w:hAnsiTheme="minorHAnsi" w:cstheme="minorHAnsi"/>
        </w:rPr>
        <w:t xml:space="preserve">Soares, S. A., et al. (2019). </w:t>
      </w:r>
      <w:r w:rsidRPr="008A2035">
        <w:rPr>
          <w:rFonts w:asciiTheme="minorHAnsi" w:hAnsiTheme="minorHAnsi" w:cstheme="minorHAnsi"/>
          <w:i/>
          <w:iCs/>
        </w:rPr>
        <w:t>Alcances, limites e antinomias de métodos e técnicas em cenários prospectivos</w:t>
      </w:r>
      <w:r w:rsidRPr="008A2035">
        <w:rPr>
          <w:rFonts w:asciiTheme="minorHAnsi" w:hAnsiTheme="minorHAnsi" w:cstheme="minorHAnsi"/>
        </w:rPr>
        <w:t xml:space="preserve"> (1ª ed.). </w:t>
      </w:r>
      <w:r w:rsidRPr="008A2035">
        <w:rPr>
          <w:rFonts w:asciiTheme="minorHAnsi" w:hAnsiTheme="minorHAnsi" w:cstheme="minorHAnsi"/>
          <w:lang w:val="en-US"/>
        </w:rPr>
        <w:t>[</w:t>
      </w:r>
      <w:proofErr w:type="spellStart"/>
      <w:r w:rsidRPr="008A2035">
        <w:rPr>
          <w:rFonts w:asciiTheme="minorHAnsi" w:hAnsiTheme="minorHAnsi" w:cstheme="minorHAnsi"/>
          <w:lang w:val="en-US"/>
        </w:rPr>
        <w:t>s.n</w:t>
      </w:r>
      <w:proofErr w:type="spellEnd"/>
      <w:r w:rsidRPr="008A2035">
        <w:rPr>
          <w:rFonts w:asciiTheme="minorHAnsi" w:hAnsiTheme="minorHAnsi" w:cstheme="minorHAnsi"/>
          <w:lang w:val="en-US"/>
        </w:rPr>
        <w:t>.].</w:t>
      </w:r>
      <w:r w:rsidR="00184CB9" w:rsidRPr="008A2035">
        <w:rPr>
          <w:rFonts w:asciiTheme="minorHAnsi" w:hAnsiTheme="minorHAnsi" w:cstheme="minorHAnsi"/>
          <w:lang w:val="en-US"/>
        </w:rPr>
        <w:t xml:space="preserve"> https://repositorio.ipea.gov.br/bitstream/11058/8964/1/td_2443.pdf</w:t>
      </w:r>
    </w:p>
    <w:p w14:paraId="1B3CECB2" w14:textId="07633D82" w:rsidR="001B7977" w:rsidRPr="008A2035" w:rsidRDefault="001B7977" w:rsidP="001948F1">
      <w:pPr>
        <w:spacing w:after="120"/>
        <w:ind w:firstLine="284"/>
        <w:rPr>
          <w:rFonts w:asciiTheme="minorHAnsi" w:hAnsiTheme="minorHAnsi" w:cstheme="minorHAnsi"/>
          <w:lang w:val="en-US"/>
        </w:rPr>
      </w:pPr>
      <w:r w:rsidRPr="008A2035">
        <w:rPr>
          <w:rFonts w:asciiTheme="minorHAnsi" w:hAnsiTheme="minorHAnsi" w:cstheme="minorHAnsi"/>
          <w:lang w:val="en-US"/>
        </w:rPr>
        <w:t xml:space="preserve">Snowden, D. J., &amp; Boone, M. E. (2007). A leader’s framework for decision making. </w:t>
      </w:r>
      <w:r w:rsidRPr="008A2035">
        <w:rPr>
          <w:rFonts w:asciiTheme="minorHAnsi" w:hAnsiTheme="minorHAnsi" w:cstheme="minorHAnsi"/>
          <w:i/>
          <w:iCs/>
          <w:lang w:val="en-US"/>
        </w:rPr>
        <w:t>Harvard Business Review, 85</w:t>
      </w:r>
      <w:r w:rsidRPr="008A2035">
        <w:rPr>
          <w:rFonts w:asciiTheme="minorHAnsi" w:hAnsiTheme="minorHAnsi" w:cstheme="minorHAnsi"/>
          <w:lang w:val="en-US"/>
        </w:rPr>
        <w:t>(11), 69–76.</w:t>
      </w:r>
      <w:r w:rsidR="00CA38F3" w:rsidRPr="008A2035">
        <w:rPr>
          <w:rFonts w:asciiTheme="minorHAnsi" w:hAnsiTheme="minorHAnsi" w:cstheme="minorHAnsi"/>
          <w:lang w:val="en-US"/>
        </w:rPr>
        <w:t xml:space="preserve"> https://hbr.org/2007/11/a-leaders-framework-for-decision-making</w:t>
      </w:r>
    </w:p>
    <w:p w14:paraId="36FBAF5F" w14:textId="55BFFD21" w:rsidR="004E7735" w:rsidRPr="008A2035" w:rsidRDefault="004E7735" w:rsidP="00A518C8">
      <w:pPr>
        <w:spacing w:after="120"/>
        <w:ind w:firstLine="284"/>
        <w:rPr>
          <w:rFonts w:asciiTheme="minorHAnsi" w:hAnsiTheme="minorHAnsi" w:cstheme="minorHAnsi"/>
          <w:lang w:val="en-US"/>
        </w:rPr>
      </w:pPr>
      <w:proofErr w:type="spellStart"/>
      <w:r w:rsidRPr="008A2035">
        <w:rPr>
          <w:rFonts w:asciiTheme="minorHAnsi" w:hAnsiTheme="minorHAnsi" w:cstheme="minorHAnsi"/>
          <w:lang w:val="en-US"/>
        </w:rPr>
        <w:t>Sonk</w:t>
      </w:r>
      <w:proofErr w:type="spellEnd"/>
      <w:r w:rsidRPr="008A2035">
        <w:rPr>
          <w:rFonts w:asciiTheme="minorHAnsi" w:hAnsiTheme="minorHAnsi" w:cstheme="minorHAnsi"/>
          <w:lang w:val="en-US"/>
        </w:rPr>
        <w:t xml:space="preserve">, M. (2015). How to justify beliefs about the future - some epistemological remarks. </w:t>
      </w:r>
      <w:r w:rsidRPr="008A2035">
        <w:rPr>
          <w:rFonts w:asciiTheme="minorHAnsi" w:hAnsiTheme="minorHAnsi" w:cstheme="minorHAnsi"/>
          <w:i/>
          <w:iCs/>
          <w:lang w:val="en-US"/>
        </w:rPr>
        <w:t>European Journal of Futures Research, 3</w:t>
      </w:r>
      <w:r w:rsidRPr="008A2035">
        <w:rPr>
          <w:rFonts w:asciiTheme="minorHAnsi" w:hAnsiTheme="minorHAnsi" w:cstheme="minorHAnsi"/>
          <w:lang w:val="en-US"/>
        </w:rPr>
        <w:t xml:space="preserve">, Article 17. </w:t>
      </w:r>
      <w:hyperlink r:id="rId8" w:history="1">
        <w:r w:rsidRPr="008A2035">
          <w:rPr>
            <w:rStyle w:val="Hyperlink"/>
            <w:rFonts w:asciiTheme="minorHAnsi" w:hAnsiTheme="minorHAnsi" w:cstheme="minorHAnsi"/>
            <w:lang w:val="en-US"/>
          </w:rPr>
          <w:t>https://doi.org/10.1007/s40309-015-0076-7</w:t>
        </w:r>
      </w:hyperlink>
    </w:p>
    <w:p w14:paraId="1DB6D7A1" w14:textId="249659B1" w:rsidR="00A518C8" w:rsidRPr="008A2035" w:rsidRDefault="00A518C8" w:rsidP="00A518C8">
      <w:pPr>
        <w:spacing w:after="120"/>
        <w:ind w:firstLine="284"/>
        <w:rPr>
          <w:rFonts w:asciiTheme="minorHAnsi" w:hAnsiTheme="minorHAnsi" w:cstheme="minorHAnsi"/>
          <w:lang w:val="en-US"/>
        </w:rPr>
      </w:pPr>
      <w:r w:rsidRPr="008A2035">
        <w:rPr>
          <w:rFonts w:asciiTheme="minorHAnsi" w:hAnsiTheme="minorHAnsi" w:cstheme="minorHAnsi"/>
        </w:rPr>
        <w:t xml:space="preserve">Taleb, N. N. (2020). </w:t>
      </w:r>
      <w:proofErr w:type="spellStart"/>
      <w:r w:rsidRPr="008A2035">
        <w:rPr>
          <w:rFonts w:asciiTheme="minorHAnsi" w:hAnsiTheme="minorHAnsi" w:cstheme="minorHAnsi"/>
          <w:i/>
          <w:iCs/>
        </w:rPr>
        <w:t>Anti-frágil</w:t>
      </w:r>
      <w:proofErr w:type="spellEnd"/>
      <w:r w:rsidRPr="008A2035">
        <w:rPr>
          <w:rFonts w:asciiTheme="minorHAnsi" w:hAnsiTheme="minorHAnsi" w:cstheme="minorHAnsi"/>
          <w:i/>
          <w:iCs/>
        </w:rPr>
        <w:t>: Coisas que se beneficiam com o caos</w:t>
      </w:r>
      <w:r w:rsidRPr="008A2035">
        <w:rPr>
          <w:rFonts w:asciiTheme="minorHAnsi" w:hAnsiTheme="minorHAnsi" w:cstheme="minorHAnsi"/>
        </w:rPr>
        <w:t xml:space="preserve">. </w:t>
      </w:r>
      <w:proofErr w:type="spellStart"/>
      <w:r w:rsidRPr="008A2035">
        <w:rPr>
          <w:rFonts w:asciiTheme="minorHAnsi" w:hAnsiTheme="minorHAnsi" w:cstheme="minorHAnsi"/>
          <w:lang w:val="en-US"/>
        </w:rPr>
        <w:t>Objetiva</w:t>
      </w:r>
      <w:proofErr w:type="spellEnd"/>
      <w:r w:rsidRPr="008A2035">
        <w:rPr>
          <w:rFonts w:asciiTheme="minorHAnsi" w:hAnsiTheme="minorHAnsi" w:cstheme="minorHAnsi"/>
          <w:lang w:val="en-US"/>
        </w:rPr>
        <w:t>.</w:t>
      </w:r>
    </w:p>
    <w:p w14:paraId="4B8E37D8" w14:textId="7E26401B" w:rsidR="001B250E" w:rsidRPr="008A2035" w:rsidRDefault="001B250E" w:rsidP="000A1824">
      <w:pPr>
        <w:spacing w:after="120"/>
        <w:ind w:firstLine="284"/>
        <w:rPr>
          <w:rFonts w:asciiTheme="minorHAnsi" w:hAnsiTheme="minorHAnsi" w:cstheme="minorHAnsi"/>
          <w:lang w:val="en-US"/>
        </w:rPr>
      </w:pPr>
      <w:r w:rsidRPr="008A2035">
        <w:rPr>
          <w:rFonts w:asciiTheme="minorHAnsi" w:hAnsiTheme="minorHAnsi" w:cstheme="minorHAnsi"/>
          <w:lang w:val="en-US"/>
        </w:rPr>
        <w:t xml:space="preserve">Varum, C. A., &amp; Melo, C. (2010). Directions in scenario planning literature – A review of the past decades. </w:t>
      </w:r>
      <w:r w:rsidRPr="008A2035">
        <w:rPr>
          <w:rFonts w:asciiTheme="minorHAnsi" w:hAnsiTheme="minorHAnsi" w:cstheme="minorHAnsi"/>
          <w:i/>
          <w:iCs/>
          <w:lang w:val="en-US"/>
        </w:rPr>
        <w:t>Futures, 42</w:t>
      </w:r>
      <w:r w:rsidRPr="008A2035">
        <w:rPr>
          <w:rFonts w:asciiTheme="minorHAnsi" w:hAnsiTheme="minorHAnsi" w:cstheme="minorHAnsi"/>
          <w:lang w:val="en-US"/>
        </w:rPr>
        <w:t xml:space="preserve">(4), 337–345. </w:t>
      </w:r>
      <w:hyperlink r:id="rId9" w:history="1">
        <w:r w:rsidRPr="008A2035">
          <w:rPr>
            <w:rStyle w:val="Hyperlink"/>
            <w:rFonts w:asciiTheme="minorHAnsi" w:hAnsiTheme="minorHAnsi" w:cstheme="minorHAnsi"/>
            <w:lang w:val="en-US"/>
          </w:rPr>
          <w:t>https://doi.org/10.1016/j.futures.2009.11.021</w:t>
        </w:r>
      </w:hyperlink>
    </w:p>
    <w:p w14:paraId="75652226" w14:textId="4993F0EB" w:rsidR="006B0C50" w:rsidRPr="008A2035" w:rsidRDefault="00A518C8" w:rsidP="000A1824">
      <w:pPr>
        <w:spacing w:after="120"/>
        <w:ind w:firstLine="284"/>
        <w:rPr>
          <w:rFonts w:asciiTheme="minorHAnsi" w:hAnsiTheme="minorHAnsi" w:cstheme="minorHAnsi"/>
          <w:lang w:val="en-US"/>
        </w:rPr>
      </w:pPr>
      <w:r w:rsidRPr="008A2035">
        <w:rPr>
          <w:rFonts w:asciiTheme="minorHAnsi" w:hAnsiTheme="minorHAnsi" w:cstheme="minorHAnsi"/>
          <w:lang w:val="en-US"/>
        </w:rPr>
        <w:t xml:space="preserve">Walton, J. S. (2008). Scanning beyond the horizon: Exploring the ontological and epistemological basis for scenario planning. </w:t>
      </w:r>
      <w:r w:rsidRPr="008A2035">
        <w:rPr>
          <w:rFonts w:asciiTheme="minorHAnsi" w:hAnsiTheme="minorHAnsi" w:cstheme="minorHAnsi"/>
          <w:i/>
          <w:iCs/>
          <w:lang w:val="en-US"/>
        </w:rPr>
        <w:t>Advances in Developing Human Resources, 10</w:t>
      </w:r>
      <w:r w:rsidRPr="008A2035">
        <w:rPr>
          <w:rFonts w:asciiTheme="minorHAnsi" w:hAnsiTheme="minorHAnsi" w:cstheme="minorHAnsi"/>
          <w:lang w:val="en-US"/>
        </w:rPr>
        <w:t>(2), 147–165.</w:t>
      </w:r>
    </w:p>
    <w:p w14:paraId="36423565" w14:textId="77777777" w:rsidR="000A1824" w:rsidRPr="008A2035" w:rsidRDefault="000A1824" w:rsidP="000A1824">
      <w:pPr>
        <w:spacing w:after="120"/>
        <w:ind w:firstLine="284"/>
        <w:rPr>
          <w:rFonts w:asciiTheme="minorHAnsi" w:hAnsiTheme="minorHAnsi" w:cstheme="minorHAnsi"/>
          <w:lang w:val="en-US"/>
        </w:rPr>
      </w:pPr>
    </w:p>
    <w:p w14:paraId="3930680B" w14:textId="77777777" w:rsidR="00462749" w:rsidRPr="008A2035" w:rsidRDefault="00462749" w:rsidP="00A51ACF">
      <w:pPr>
        <w:rPr>
          <w:rFonts w:asciiTheme="minorHAnsi" w:hAnsiTheme="minorHAnsi" w:cstheme="minorHAnsi"/>
        </w:rPr>
        <w:sectPr w:rsidR="00462749" w:rsidRPr="008A2035" w:rsidSect="00927A91">
          <w:headerReference w:type="default" r:id="rId10"/>
          <w:pgSz w:w="11906" w:h="16838"/>
          <w:pgMar w:top="1417" w:right="1701" w:bottom="1417" w:left="1701" w:header="708" w:footer="708" w:gutter="0"/>
          <w:cols w:space="708"/>
          <w:docGrid w:linePitch="360"/>
        </w:sectPr>
      </w:pPr>
    </w:p>
    <w:p w14:paraId="076E0D41" w14:textId="134CFAD5" w:rsidR="000A1824" w:rsidRPr="008A2035" w:rsidRDefault="000A1824" w:rsidP="000A1824">
      <w:pPr>
        <w:pStyle w:val="Ttulo1"/>
        <w:rPr>
          <w:rFonts w:asciiTheme="minorHAnsi" w:hAnsiTheme="minorHAnsi" w:cstheme="minorHAnsi"/>
        </w:rPr>
      </w:pPr>
      <w:r w:rsidRPr="008A2035">
        <w:rPr>
          <w:rFonts w:asciiTheme="minorHAnsi" w:hAnsiTheme="minorHAnsi" w:cstheme="minorHAnsi"/>
        </w:rPr>
        <w:lastRenderedPageBreak/>
        <w:t>Tabelas</w:t>
      </w:r>
    </w:p>
    <w:p w14:paraId="72B910C6" w14:textId="2CC7C8C6" w:rsidR="00C61566" w:rsidRPr="008A2035" w:rsidRDefault="00C61566" w:rsidP="00A51ACF">
      <w:pPr>
        <w:pStyle w:val="Ttulo4"/>
        <w:spacing w:before="0" w:line="240" w:lineRule="auto"/>
        <w:rPr>
          <w:rFonts w:asciiTheme="minorHAnsi" w:hAnsiTheme="minorHAnsi" w:cstheme="minorHAnsi"/>
        </w:rPr>
      </w:pPr>
      <w:r w:rsidRPr="008A2035">
        <w:rPr>
          <w:rFonts w:asciiTheme="minorHAnsi" w:hAnsiTheme="minorHAnsi" w:cstheme="minorHAnsi"/>
        </w:rPr>
        <w:t>Tabela 3 – Método Grumbach versus Método Cartesiano</w:t>
      </w:r>
    </w:p>
    <w:tbl>
      <w:tblPr>
        <w:tblStyle w:val="Tabelacomgrade"/>
        <w:tblW w:w="0" w:type="auto"/>
        <w:jc w:val="center"/>
        <w:tblLook w:val="04A0" w:firstRow="1" w:lastRow="0" w:firstColumn="1" w:lastColumn="0" w:noHBand="0" w:noVBand="1"/>
      </w:tblPr>
      <w:tblGrid>
        <w:gridCol w:w="2904"/>
        <w:gridCol w:w="2100"/>
        <w:gridCol w:w="8988"/>
      </w:tblGrid>
      <w:tr w:rsidR="00C61566" w:rsidRPr="008A2035" w14:paraId="4955FEB7" w14:textId="77777777" w:rsidTr="00ED193D">
        <w:trPr>
          <w:jc w:val="center"/>
        </w:trPr>
        <w:tc>
          <w:tcPr>
            <w:tcW w:w="0" w:type="auto"/>
          </w:tcPr>
          <w:p w14:paraId="40C567F0" w14:textId="77777777" w:rsidR="00C61566" w:rsidRPr="008A2035" w:rsidRDefault="00C61566" w:rsidP="00A51ACF">
            <w:pPr>
              <w:suppressAutoHyphens/>
              <w:jc w:val="center"/>
              <w:rPr>
                <w:rFonts w:asciiTheme="minorHAnsi" w:hAnsiTheme="minorHAnsi" w:cstheme="minorHAnsi"/>
                <w:b/>
                <w:bCs/>
              </w:rPr>
            </w:pPr>
            <w:r w:rsidRPr="008A2035">
              <w:rPr>
                <w:rFonts w:asciiTheme="minorHAnsi" w:hAnsiTheme="minorHAnsi" w:cstheme="minorHAnsi"/>
                <w:b/>
                <w:bCs/>
              </w:rPr>
              <w:t>Etapa do Método Grumbach</w:t>
            </w:r>
          </w:p>
        </w:tc>
        <w:tc>
          <w:tcPr>
            <w:tcW w:w="0" w:type="auto"/>
          </w:tcPr>
          <w:p w14:paraId="703148E9" w14:textId="77777777" w:rsidR="00C61566" w:rsidRPr="008A2035" w:rsidRDefault="00C61566" w:rsidP="00A51ACF">
            <w:pPr>
              <w:suppressAutoHyphens/>
              <w:jc w:val="center"/>
              <w:rPr>
                <w:rFonts w:asciiTheme="minorHAnsi" w:hAnsiTheme="minorHAnsi" w:cstheme="minorHAnsi"/>
                <w:b/>
                <w:bCs/>
              </w:rPr>
            </w:pPr>
            <w:r w:rsidRPr="008A2035">
              <w:rPr>
                <w:rFonts w:asciiTheme="minorHAnsi" w:hAnsiTheme="minorHAnsi" w:cstheme="minorHAnsi"/>
                <w:b/>
                <w:bCs/>
              </w:rPr>
              <w:t>Preceito Cartesiano</w:t>
            </w:r>
          </w:p>
        </w:tc>
        <w:tc>
          <w:tcPr>
            <w:tcW w:w="0" w:type="auto"/>
          </w:tcPr>
          <w:p w14:paraId="2DC713F9" w14:textId="77777777" w:rsidR="00C61566" w:rsidRPr="008A2035" w:rsidRDefault="00C61566" w:rsidP="00A51ACF">
            <w:pPr>
              <w:suppressAutoHyphens/>
              <w:jc w:val="center"/>
              <w:rPr>
                <w:rFonts w:asciiTheme="minorHAnsi" w:hAnsiTheme="minorHAnsi" w:cstheme="minorHAnsi"/>
                <w:b/>
                <w:bCs/>
              </w:rPr>
            </w:pPr>
            <w:r w:rsidRPr="008A2035">
              <w:rPr>
                <w:rFonts w:asciiTheme="minorHAnsi" w:hAnsiTheme="minorHAnsi" w:cstheme="minorHAnsi"/>
                <w:b/>
                <w:bCs/>
              </w:rPr>
              <w:t>Aspecto Determinante Observado</w:t>
            </w:r>
          </w:p>
        </w:tc>
      </w:tr>
      <w:tr w:rsidR="00C61566" w:rsidRPr="008A2035" w14:paraId="243D753B" w14:textId="77777777" w:rsidTr="00ED193D">
        <w:trPr>
          <w:jc w:val="center"/>
        </w:trPr>
        <w:tc>
          <w:tcPr>
            <w:tcW w:w="0" w:type="auto"/>
            <w:vMerge w:val="restart"/>
          </w:tcPr>
          <w:p w14:paraId="0319825C"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Concepção e preparação</w:t>
            </w:r>
          </w:p>
        </w:tc>
        <w:tc>
          <w:tcPr>
            <w:tcW w:w="0" w:type="auto"/>
          </w:tcPr>
          <w:p w14:paraId="04AAA8AA"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Evidência</w:t>
            </w:r>
          </w:p>
        </w:tc>
        <w:tc>
          <w:tcPr>
            <w:tcW w:w="0" w:type="auto"/>
          </w:tcPr>
          <w:p w14:paraId="22153FCE"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Preocupação com a precisão, credibilidade e clareza das informações</w:t>
            </w:r>
          </w:p>
        </w:tc>
      </w:tr>
      <w:tr w:rsidR="00C61566" w:rsidRPr="008A2035" w14:paraId="2BAA4CAF" w14:textId="77777777" w:rsidTr="00ED193D">
        <w:trPr>
          <w:jc w:val="center"/>
        </w:trPr>
        <w:tc>
          <w:tcPr>
            <w:tcW w:w="0" w:type="auto"/>
            <w:vMerge/>
          </w:tcPr>
          <w:p w14:paraId="64C713E3" w14:textId="77777777" w:rsidR="00C61566" w:rsidRPr="008A2035" w:rsidRDefault="00C61566" w:rsidP="00A51ACF">
            <w:pPr>
              <w:suppressAutoHyphens/>
              <w:rPr>
                <w:rFonts w:asciiTheme="minorHAnsi" w:hAnsiTheme="minorHAnsi" w:cstheme="minorHAnsi"/>
              </w:rPr>
            </w:pPr>
          </w:p>
        </w:tc>
        <w:tc>
          <w:tcPr>
            <w:tcW w:w="0" w:type="auto"/>
          </w:tcPr>
          <w:p w14:paraId="4452DD8B"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Análise</w:t>
            </w:r>
          </w:p>
        </w:tc>
        <w:tc>
          <w:tcPr>
            <w:tcW w:w="0" w:type="auto"/>
          </w:tcPr>
          <w:p w14:paraId="3A09F936"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Divisão do processo em etapas</w:t>
            </w:r>
          </w:p>
        </w:tc>
      </w:tr>
      <w:tr w:rsidR="00C61566" w:rsidRPr="008A2035" w14:paraId="6EA9A048" w14:textId="77777777" w:rsidTr="00ED193D">
        <w:trPr>
          <w:jc w:val="center"/>
        </w:trPr>
        <w:tc>
          <w:tcPr>
            <w:tcW w:w="0" w:type="auto"/>
            <w:vMerge/>
          </w:tcPr>
          <w:p w14:paraId="3F4C94AA" w14:textId="77777777" w:rsidR="00C61566" w:rsidRPr="008A2035" w:rsidRDefault="00C61566" w:rsidP="00A51ACF">
            <w:pPr>
              <w:suppressAutoHyphens/>
              <w:rPr>
                <w:rFonts w:asciiTheme="minorHAnsi" w:hAnsiTheme="minorHAnsi" w:cstheme="minorHAnsi"/>
              </w:rPr>
            </w:pPr>
          </w:p>
        </w:tc>
        <w:tc>
          <w:tcPr>
            <w:tcW w:w="0" w:type="auto"/>
          </w:tcPr>
          <w:p w14:paraId="77F01559"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Ordem</w:t>
            </w:r>
          </w:p>
        </w:tc>
        <w:tc>
          <w:tcPr>
            <w:tcW w:w="0" w:type="auto"/>
          </w:tcPr>
          <w:p w14:paraId="506FDE22"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Sequência definida das etapas</w:t>
            </w:r>
          </w:p>
        </w:tc>
      </w:tr>
      <w:tr w:rsidR="00C61566" w:rsidRPr="008A2035" w14:paraId="140FD548" w14:textId="77777777" w:rsidTr="00ED193D">
        <w:trPr>
          <w:jc w:val="center"/>
        </w:trPr>
        <w:tc>
          <w:tcPr>
            <w:tcW w:w="0" w:type="auto"/>
            <w:vMerge/>
          </w:tcPr>
          <w:p w14:paraId="7C76D381" w14:textId="77777777" w:rsidR="00C61566" w:rsidRPr="008A2035" w:rsidRDefault="00C61566" w:rsidP="00A51ACF">
            <w:pPr>
              <w:suppressAutoHyphens/>
              <w:rPr>
                <w:rFonts w:asciiTheme="minorHAnsi" w:hAnsiTheme="minorHAnsi" w:cstheme="minorHAnsi"/>
              </w:rPr>
            </w:pPr>
          </w:p>
        </w:tc>
        <w:tc>
          <w:tcPr>
            <w:tcW w:w="0" w:type="auto"/>
          </w:tcPr>
          <w:p w14:paraId="759CE4AF"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Enumeração</w:t>
            </w:r>
          </w:p>
        </w:tc>
        <w:tc>
          <w:tcPr>
            <w:tcW w:w="0" w:type="auto"/>
          </w:tcPr>
          <w:p w14:paraId="1EFE1246"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Caráter cíclico do processo e planejamento de atividades de revisão</w:t>
            </w:r>
          </w:p>
        </w:tc>
      </w:tr>
      <w:tr w:rsidR="00C61566" w:rsidRPr="008A2035" w14:paraId="03875FFF" w14:textId="77777777" w:rsidTr="00ED193D">
        <w:trPr>
          <w:jc w:val="center"/>
        </w:trPr>
        <w:tc>
          <w:tcPr>
            <w:tcW w:w="0" w:type="auto"/>
            <w:vMerge w:val="restart"/>
          </w:tcPr>
          <w:p w14:paraId="3E75FA6E"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Identificação do Sistema</w:t>
            </w:r>
          </w:p>
        </w:tc>
        <w:tc>
          <w:tcPr>
            <w:tcW w:w="0" w:type="auto"/>
          </w:tcPr>
          <w:p w14:paraId="4F152E8B"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Evidência</w:t>
            </w:r>
          </w:p>
        </w:tc>
        <w:tc>
          <w:tcPr>
            <w:tcW w:w="0" w:type="auto"/>
          </w:tcPr>
          <w:p w14:paraId="7AA76980"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Preocupação com a precisão das definições</w:t>
            </w:r>
          </w:p>
        </w:tc>
      </w:tr>
      <w:tr w:rsidR="00C61566" w:rsidRPr="008A2035" w14:paraId="6759191C" w14:textId="77777777" w:rsidTr="00ED193D">
        <w:trPr>
          <w:jc w:val="center"/>
        </w:trPr>
        <w:tc>
          <w:tcPr>
            <w:tcW w:w="0" w:type="auto"/>
            <w:vMerge/>
          </w:tcPr>
          <w:p w14:paraId="7B7A5CED" w14:textId="77777777" w:rsidR="00C61566" w:rsidRPr="008A2035" w:rsidRDefault="00C61566" w:rsidP="00A51ACF">
            <w:pPr>
              <w:suppressAutoHyphens/>
              <w:rPr>
                <w:rFonts w:asciiTheme="minorHAnsi" w:hAnsiTheme="minorHAnsi" w:cstheme="minorHAnsi"/>
              </w:rPr>
            </w:pPr>
          </w:p>
        </w:tc>
        <w:tc>
          <w:tcPr>
            <w:tcW w:w="0" w:type="auto"/>
          </w:tcPr>
          <w:p w14:paraId="204BDF25"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Análise</w:t>
            </w:r>
          </w:p>
        </w:tc>
        <w:tc>
          <w:tcPr>
            <w:tcW w:w="0" w:type="auto"/>
          </w:tcPr>
          <w:p w14:paraId="19BC496A"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Estruturação dos dados</w:t>
            </w:r>
          </w:p>
        </w:tc>
      </w:tr>
      <w:tr w:rsidR="00C61566" w:rsidRPr="008A2035" w14:paraId="31B9B235" w14:textId="77777777" w:rsidTr="00ED193D">
        <w:trPr>
          <w:jc w:val="center"/>
        </w:trPr>
        <w:tc>
          <w:tcPr>
            <w:tcW w:w="0" w:type="auto"/>
            <w:vMerge/>
          </w:tcPr>
          <w:p w14:paraId="60252A73" w14:textId="77777777" w:rsidR="00C61566" w:rsidRPr="008A2035" w:rsidRDefault="00C61566" w:rsidP="00A51ACF">
            <w:pPr>
              <w:suppressAutoHyphens/>
              <w:rPr>
                <w:rFonts w:asciiTheme="minorHAnsi" w:hAnsiTheme="minorHAnsi" w:cstheme="minorHAnsi"/>
              </w:rPr>
            </w:pPr>
          </w:p>
        </w:tc>
        <w:tc>
          <w:tcPr>
            <w:tcW w:w="0" w:type="auto"/>
          </w:tcPr>
          <w:p w14:paraId="0CDA7178"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Ordem</w:t>
            </w:r>
          </w:p>
        </w:tc>
        <w:tc>
          <w:tcPr>
            <w:tcW w:w="0" w:type="auto"/>
          </w:tcPr>
          <w:p w14:paraId="333FCD74"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Observação à precedência das atividades</w:t>
            </w:r>
          </w:p>
        </w:tc>
      </w:tr>
      <w:tr w:rsidR="00C61566" w:rsidRPr="008A2035" w14:paraId="2062EC0A" w14:textId="77777777" w:rsidTr="00ED193D">
        <w:trPr>
          <w:jc w:val="center"/>
        </w:trPr>
        <w:tc>
          <w:tcPr>
            <w:tcW w:w="0" w:type="auto"/>
            <w:vMerge/>
          </w:tcPr>
          <w:p w14:paraId="3BF677A4" w14:textId="77777777" w:rsidR="00C61566" w:rsidRPr="008A2035" w:rsidRDefault="00C61566" w:rsidP="00A51ACF">
            <w:pPr>
              <w:suppressAutoHyphens/>
              <w:rPr>
                <w:rFonts w:asciiTheme="minorHAnsi" w:hAnsiTheme="minorHAnsi" w:cstheme="minorHAnsi"/>
              </w:rPr>
            </w:pPr>
          </w:p>
        </w:tc>
        <w:tc>
          <w:tcPr>
            <w:tcW w:w="0" w:type="auto"/>
          </w:tcPr>
          <w:p w14:paraId="7958A6FE"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Enumeração</w:t>
            </w:r>
          </w:p>
        </w:tc>
        <w:tc>
          <w:tcPr>
            <w:tcW w:w="0" w:type="auto"/>
          </w:tcPr>
          <w:p w14:paraId="590B4500"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Planejamento de atividades de revisão</w:t>
            </w:r>
          </w:p>
        </w:tc>
      </w:tr>
      <w:tr w:rsidR="00C61566" w:rsidRPr="008A2035" w14:paraId="35FFFF21" w14:textId="77777777" w:rsidTr="00ED193D">
        <w:trPr>
          <w:jc w:val="center"/>
        </w:trPr>
        <w:tc>
          <w:tcPr>
            <w:tcW w:w="0" w:type="auto"/>
            <w:vMerge w:val="restart"/>
          </w:tcPr>
          <w:p w14:paraId="0E0609B6"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Diagnóstico Estratégico</w:t>
            </w:r>
          </w:p>
        </w:tc>
        <w:tc>
          <w:tcPr>
            <w:tcW w:w="0" w:type="auto"/>
          </w:tcPr>
          <w:p w14:paraId="18AF48F0"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Evidência</w:t>
            </w:r>
          </w:p>
        </w:tc>
        <w:tc>
          <w:tcPr>
            <w:tcW w:w="0" w:type="auto"/>
          </w:tcPr>
          <w:p w14:paraId="178DCD0C"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Definição de critérios, análise de causas e consequências, padrões de referência</w:t>
            </w:r>
          </w:p>
        </w:tc>
      </w:tr>
      <w:tr w:rsidR="00C61566" w:rsidRPr="008A2035" w14:paraId="75F33A67" w14:textId="77777777" w:rsidTr="00ED193D">
        <w:trPr>
          <w:jc w:val="center"/>
        </w:trPr>
        <w:tc>
          <w:tcPr>
            <w:tcW w:w="0" w:type="auto"/>
            <w:vMerge/>
          </w:tcPr>
          <w:p w14:paraId="38EB708D" w14:textId="77777777" w:rsidR="00C61566" w:rsidRPr="008A2035" w:rsidRDefault="00C61566" w:rsidP="00A51ACF">
            <w:pPr>
              <w:suppressAutoHyphens/>
              <w:rPr>
                <w:rFonts w:asciiTheme="minorHAnsi" w:hAnsiTheme="minorHAnsi" w:cstheme="minorHAnsi"/>
              </w:rPr>
            </w:pPr>
          </w:p>
        </w:tc>
        <w:tc>
          <w:tcPr>
            <w:tcW w:w="0" w:type="auto"/>
          </w:tcPr>
          <w:p w14:paraId="3B49A9B7"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Análise</w:t>
            </w:r>
          </w:p>
        </w:tc>
        <w:tc>
          <w:tcPr>
            <w:tcW w:w="0" w:type="auto"/>
          </w:tcPr>
          <w:p w14:paraId="140098D1"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Estruturação dos dados</w:t>
            </w:r>
          </w:p>
        </w:tc>
      </w:tr>
      <w:tr w:rsidR="00C61566" w:rsidRPr="008A2035" w14:paraId="25690DD0" w14:textId="77777777" w:rsidTr="00ED193D">
        <w:trPr>
          <w:jc w:val="center"/>
        </w:trPr>
        <w:tc>
          <w:tcPr>
            <w:tcW w:w="0" w:type="auto"/>
            <w:vMerge/>
          </w:tcPr>
          <w:p w14:paraId="0F146F44" w14:textId="77777777" w:rsidR="00C61566" w:rsidRPr="008A2035" w:rsidRDefault="00C61566" w:rsidP="00A51ACF">
            <w:pPr>
              <w:suppressAutoHyphens/>
              <w:rPr>
                <w:rFonts w:asciiTheme="minorHAnsi" w:hAnsiTheme="minorHAnsi" w:cstheme="minorHAnsi"/>
              </w:rPr>
            </w:pPr>
          </w:p>
        </w:tc>
        <w:tc>
          <w:tcPr>
            <w:tcW w:w="0" w:type="auto"/>
          </w:tcPr>
          <w:p w14:paraId="1DFD4245"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Ordem</w:t>
            </w:r>
          </w:p>
        </w:tc>
        <w:tc>
          <w:tcPr>
            <w:tcW w:w="0" w:type="auto"/>
          </w:tcPr>
          <w:p w14:paraId="17E41E3F"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Sequência definida das atividades</w:t>
            </w:r>
          </w:p>
        </w:tc>
      </w:tr>
      <w:tr w:rsidR="00C61566" w:rsidRPr="008A2035" w14:paraId="5147E299" w14:textId="77777777" w:rsidTr="00ED193D">
        <w:trPr>
          <w:jc w:val="center"/>
        </w:trPr>
        <w:tc>
          <w:tcPr>
            <w:tcW w:w="0" w:type="auto"/>
            <w:vMerge/>
          </w:tcPr>
          <w:p w14:paraId="4A439D82" w14:textId="77777777" w:rsidR="00C61566" w:rsidRPr="008A2035" w:rsidRDefault="00C61566" w:rsidP="00A51ACF">
            <w:pPr>
              <w:suppressAutoHyphens/>
              <w:rPr>
                <w:rFonts w:asciiTheme="minorHAnsi" w:hAnsiTheme="minorHAnsi" w:cstheme="minorHAnsi"/>
              </w:rPr>
            </w:pPr>
          </w:p>
        </w:tc>
        <w:tc>
          <w:tcPr>
            <w:tcW w:w="0" w:type="auto"/>
          </w:tcPr>
          <w:p w14:paraId="1EFE5FDE"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Enumeração</w:t>
            </w:r>
          </w:p>
        </w:tc>
        <w:tc>
          <w:tcPr>
            <w:tcW w:w="0" w:type="auto"/>
          </w:tcPr>
          <w:p w14:paraId="1FB080BF"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Atenção a fontes de dados menos evidentes; prescrição da rastreabilidade dos dados</w:t>
            </w:r>
          </w:p>
        </w:tc>
      </w:tr>
      <w:tr w:rsidR="00C61566" w:rsidRPr="008A2035" w14:paraId="53DF0B9D" w14:textId="77777777" w:rsidTr="00ED193D">
        <w:trPr>
          <w:jc w:val="center"/>
        </w:trPr>
        <w:tc>
          <w:tcPr>
            <w:tcW w:w="0" w:type="auto"/>
            <w:vMerge w:val="restart"/>
          </w:tcPr>
          <w:p w14:paraId="4DCCDECC"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Construção de Cenários</w:t>
            </w:r>
          </w:p>
        </w:tc>
        <w:tc>
          <w:tcPr>
            <w:tcW w:w="0" w:type="auto"/>
          </w:tcPr>
          <w:p w14:paraId="478C226F"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Evidência</w:t>
            </w:r>
          </w:p>
        </w:tc>
        <w:tc>
          <w:tcPr>
            <w:tcW w:w="0" w:type="auto"/>
          </w:tcPr>
          <w:p w14:paraId="6611CC7F"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Atenção em esclarecer como e por que cada futuro alternativo é possível</w:t>
            </w:r>
          </w:p>
        </w:tc>
      </w:tr>
      <w:tr w:rsidR="00C61566" w:rsidRPr="008A2035" w14:paraId="342A5AF5" w14:textId="77777777" w:rsidTr="00ED193D">
        <w:trPr>
          <w:jc w:val="center"/>
        </w:trPr>
        <w:tc>
          <w:tcPr>
            <w:tcW w:w="0" w:type="auto"/>
            <w:vMerge/>
          </w:tcPr>
          <w:p w14:paraId="2ECD59F5" w14:textId="77777777" w:rsidR="00C61566" w:rsidRPr="008A2035" w:rsidRDefault="00C61566" w:rsidP="00A51ACF">
            <w:pPr>
              <w:suppressAutoHyphens/>
              <w:rPr>
                <w:rFonts w:asciiTheme="minorHAnsi" w:hAnsiTheme="minorHAnsi" w:cstheme="minorHAnsi"/>
              </w:rPr>
            </w:pPr>
          </w:p>
        </w:tc>
        <w:tc>
          <w:tcPr>
            <w:tcW w:w="0" w:type="auto"/>
          </w:tcPr>
          <w:p w14:paraId="1700D044"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Análise</w:t>
            </w:r>
          </w:p>
        </w:tc>
        <w:tc>
          <w:tcPr>
            <w:tcW w:w="0" w:type="auto"/>
          </w:tcPr>
          <w:p w14:paraId="15428664"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Especificação detalhada dos eventos formadores dos cenários</w:t>
            </w:r>
          </w:p>
        </w:tc>
      </w:tr>
      <w:tr w:rsidR="00C61566" w:rsidRPr="008A2035" w14:paraId="3788CDDB" w14:textId="77777777" w:rsidTr="00ED193D">
        <w:trPr>
          <w:jc w:val="center"/>
        </w:trPr>
        <w:tc>
          <w:tcPr>
            <w:tcW w:w="0" w:type="auto"/>
            <w:vMerge/>
          </w:tcPr>
          <w:p w14:paraId="57F03E6C" w14:textId="77777777" w:rsidR="00C61566" w:rsidRPr="008A2035" w:rsidRDefault="00C61566" w:rsidP="00A51ACF">
            <w:pPr>
              <w:suppressAutoHyphens/>
              <w:rPr>
                <w:rFonts w:asciiTheme="minorHAnsi" w:hAnsiTheme="minorHAnsi" w:cstheme="minorHAnsi"/>
              </w:rPr>
            </w:pPr>
          </w:p>
        </w:tc>
        <w:tc>
          <w:tcPr>
            <w:tcW w:w="0" w:type="auto"/>
          </w:tcPr>
          <w:p w14:paraId="369791C6"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Ordem</w:t>
            </w:r>
          </w:p>
        </w:tc>
        <w:tc>
          <w:tcPr>
            <w:tcW w:w="0" w:type="auto"/>
          </w:tcPr>
          <w:p w14:paraId="6FC018EA"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Sequência definida das atividades</w:t>
            </w:r>
          </w:p>
        </w:tc>
      </w:tr>
      <w:tr w:rsidR="00C61566" w:rsidRPr="008A2035" w14:paraId="6FF5C6DD" w14:textId="77777777" w:rsidTr="00ED193D">
        <w:trPr>
          <w:jc w:val="center"/>
        </w:trPr>
        <w:tc>
          <w:tcPr>
            <w:tcW w:w="0" w:type="auto"/>
            <w:vMerge/>
          </w:tcPr>
          <w:p w14:paraId="164E2659" w14:textId="77777777" w:rsidR="00C61566" w:rsidRPr="008A2035" w:rsidRDefault="00C61566" w:rsidP="00A51ACF">
            <w:pPr>
              <w:suppressAutoHyphens/>
              <w:rPr>
                <w:rFonts w:asciiTheme="minorHAnsi" w:hAnsiTheme="minorHAnsi" w:cstheme="minorHAnsi"/>
              </w:rPr>
            </w:pPr>
          </w:p>
        </w:tc>
        <w:tc>
          <w:tcPr>
            <w:tcW w:w="0" w:type="auto"/>
          </w:tcPr>
          <w:p w14:paraId="4F21EB5D"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Enumeração</w:t>
            </w:r>
          </w:p>
        </w:tc>
        <w:tc>
          <w:tcPr>
            <w:tcW w:w="0" w:type="auto"/>
          </w:tcPr>
          <w:p w14:paraId="634F301D"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Consulta a especialistas, revisão de probabilidades, simulação de cenários e análise de interações</w:t>
            </w:r>
          </w:p>
        </w:tc>
      </w:tr>
      <w:tr w:rsidR="00C61566" w:rsidRPr="008A2035" w14:paraId="62729DAA" w14:textId="77777777" w:rsidTr="00ED193D">
        <w:trPr>
          <w:jc w:val="center"/>
        </w:trPr>
        <w:tc>
          <w:tcPr>
            <w:tcW w:w="0" w:type="auto"/>
            <w:vMerge w:val="restart"/>
          </w:tcPr>
          <w:p w14:paraId="42DAEF91"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Etapas relativas à estratégia</w:t>
            </w:r>
          </w:p>
        </w:tc>
        <w:tc>
          <w:tcPr>
            <w:tcW w:w="0" w:type="auto"/>
          </w:tcPr>
          <w:p w14:paraId="64255B13"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Evidência</w:t>
            </w:r>
          </w:p>
        </w:tc>
        <w:tc>
          <w:tcPr>
            <w:tcW w:w="0" w:type="auto"/>
          </w:tcPr>
          <w:p w14:paraId="0823DA19"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Definição de objetivos com indicadores mensuráveis e metas estabelecidas</w:t>
            </w:r>
          </w:p>
        </w:tc>
      </w:tr>
      <w:tr w:rsidR="00C61566" w:rsidRPr="008A2035" w14:paraId="7FB4CA7E" w14:textId="77777777" w:rsidTr="00ED193D">
        <w:trPr>
          <w:jc w:val="center"/>
        </w:trPr>
        <w:tc>
          <w:tcPr>
            <w:tcW w:w="0" w:type="auto"/>
            <w:vMerge/>
          </w:tcPr>
          <w:p w14:paraId="62175F84" w14:textId="77777777" w:rsidR="00C61566" w:rsidRPr="008A2035" w:rsidRDefault="00C61566" w:rsidP="00A51ACF">
            <w:pPr>
              <w:suppressAutoHyphens/>
              <w:rPr>
                <w:rFonts w:asciiTheme="minorHAnsi" w:hAnsiTheme="minorHAnsi" w:cstheme="minorHAnsi"/>
              </w:rPr>
            </w:pPr>
          </w:p>
        </w:tc>
        <w:tc>
          <w:tcPr>
            <w:tcW w:w="0" w:type="auto"/>
          </w:tcPr>
          <w:p w14:paraId="35B84636"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Análise</w:t>
            </w:r>
          </w:p>
        </w:tc>
        <w:tc>
          <w:tcPr>
            <w:tcW w:w="0" w:type="auto"/>
          </w:tcPr>
          <w:p w14:paraId="796A57BC"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Estruturação dos dados</w:t>
            </w:r>
          </w:p>
        </w:tc>
      </w:tr>
      <w:tr w:rsidR="00C61566" w:rsidRPr="008A2035" w14:paraId="49E40F0D" w14:textId="77777777" w:rsidTr="00ED193D">
        <w:trPr>
          <w:jc w:val="center"/>
        </w:trPr>
        <w:tc>
          <w:tcPr>
            <w:tcW w:w="0" w:type="auto"/>
            <w:vMerge/>
          </w:tcPr>
          <w:p w14:paraId="55C94613" w14:textId="77777777" w:rsidR="00C61566" w:rsidRPr="008A2035" w:rsidRDefault="00C61566" w:rsidP="00A51ACF">
            <w:pPr>
              <w:suppressAutoHyphens/>
              <w:rPr>
                <w:rFonts w:asciiTheme="minorHAnsi" w:hAnsiTheme="minorHAnsi" w:cstheme="minorHAnsi"/>
              </w:rPr>
            </w:pPr>
          </w:p>
        </w:tc>
        <w:tc>
          <w:tcPr>
            <w:tcW w:w="0" w:type="auto"/>
          </w:tcPr>
          <w:p w14:paraId="25921BF3"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Ordem</w:t>
            </w:r>
          </w:p>
        </w:tc>
        <w:tc>
          <w:tcPr>
            <w:tcW w:w="0" w:type="auto"/>
          </w:tcPr>
          <w:p w14:paraId="7146F2F8"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Sequência lógica de causa e efeito criada pelos elementos gerados</w:t>
            </w:r>
          </w:p>
        </w:tc>
      </w:tr>
      <w:tr w:rsidR="00C61566" w:rsidRPr="008A2035" w14:paraId="3A84E11E" w14:textId="77777777" w:rsidTr="00ED193D">
        <w:trPr>
          <w:jc w:val="center"/>
        </w:trPr>
        <w:tc>
          <w:tcPr>
            <w:tcW w:w="0" w:type="auto"/>
            <w:vMerge/>
          </w:tcPr>
          <w:p w14:paraId="4D224269" w14:textId="77777777" w:rsidR="00C61566" w:rsidRPr="008A2035" w:rsidRDefault="00C61566" w:rsidP="00A51ACF">
            <w:pPr>
              <w:suppressAutoHyphens/>
              <w:rPr>
                <w:rFonts w:asciiTheme="minorHAnsi" w:hAnsiTheme="minorHAnsi" w:cstheme="minorHAnsi"/>
              </w:rPr>
            </w:pPr>
          </w:p>
        </w:tc>
        <w:tc>
          <w:tcPr>
            <w:tcW w:w="0" w:type="auto"/>
          </w:tcPr>
          <w:p w14:paraId="365A8412"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Enumeração</w:t>
            </w:r>
          </w:p>
        </w:tc>
        <w:tc>
          <w:tcPr>
            <w:tcW w:w="0" w:type="auto"/>
          </w:tcPr>
          <w:p w14:paraId="49897CC8" w14:textId="77777777" w:rsidR="00C61566" w:rsidRPr="008A2035" w:rsidRDefault="00C61566" w:rsidP="00A51ACF">
            <w:pPr>
              <w:suppressAutoHyphens/>
              <w:rPr>
                <w:rFonts w:asciiTheme="minorHAnsi" w:hAnsiTheme="minorHAnsi" w:cstheme="minorHAnsi"/>
              </w:rPr>
            </w:pPr>
            <w:r w:rsidRPr="008A2035">
              <w:rPr>
                <w:rFonts w:asciiTheme="minorHAnsi" w:hAnsiTheme="minorHAnsi" w:cstheme="minorHAnsi"/>
              </w:rPr>
              <w:t>Caráter cíclico do processo e planejamento de atividades de revisão</w:t>
            </w:r>
          </w:p>
        </w:tc>
      </w:tr>
    </w:tbl>
    <w:p w14:paraId="206235DD" w14:textId="77777777" w:rsidR="00C61566" w:rsidRPr="008A2035" w:rsidRDefault="00C61566" w:rsidP="00A51ACF">
      <w:pPr>
        <w:rPr>
          <w:rFonts w:asciiTheme="minorHAnsi" w:hAnsiTheme="minorHAnsi" w:cstheme="minorHAnsi"/>
        </w:rPr>
      </w:pPr>
    </w:p>
    <w:sectPr w:rsidR="00C61566" w:rsidRPr="008A2035" w:rsidSect="0052229C">
      <w:pgSz w:w="16838" w:h="11906" w:orient="landscape"/>
      <w:pgMar w:top="1701"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39637" w14:textId="77777777" w:rsidR="00CF05E5" w:rsidRDefault="00CF05E5" w:rsidP="0065704D">
      <w:r>
        <w:separator/>
      </w:r>
    </w:p>
  </w:endnote>
  <w:endnote w:type="continuationSeparator" w:id="0">
    <w:p w14:paraId="369E394D" w14:textId="77777777" w:rsidR="00CF05E5" w:rsidRDefault="00CF05E5" w:rsidP="00657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9A3FF" w14:textId="77777777" w:rsidR="00CF05E5" w:rsidRDefault="00CF05E5" w:rsidP="0065704D">
      <w:r>
        <w:separator/>
      </w:r>
    </w:p>
  </w:footnote>
  <w:footnote w:type="continuationSeparator" w:id="0">
    <w:p w14:paraId="1EC87611" w14:textId="77777777" w:rsidR="00CF05E5" w:rsidRDefault="00CF05E5" w:rsidP="0065704D">
      <w:r>
        <w:continuationSeparator/>
      </w:r>
    </w:p>
  </w:footnote>
  <w:footnote w:id="1">
    <w:p w14:paraId="58311CBC" w14:textId="1CDF3C0D" w:rsidR="00894FA1" w:rsidRPr="00270EB2" w:rsidRDefault="001B3087">
      <w:pPr>
        <w:pStyle w:val="Textodenotaderodap"/>
      </w:pPr>
      <w:r w:rsidRPr="00270EB2">
        <w:rPr>
          <w:rStyle w:val="Refdenotaderodap"/>
        </w:rPr>
        <w:footnoteRef/>
      </w:r>
      <w:r w:rsidRPr="00270EB2">
        <w:t>NEP</w:t>
      </w:r>
      <w:r w:rsidR="00894FA1" w:rsidRPr="00270EB2">
        <w:t>: Núcleo d</w:t>
      </w:r>
      <w:r w:rsidRPr="00270EB2">
        <w:t>e Estudos Prospectivos</w:t>
      </w:r>
      <w:r w:rsidR="00894FA1" w:rsidRPr="00270EB2">
        <w:t xml:space="preserve"> da Universidade Católica de Brasília (UCB)</w:t>
      </w:r>
    </w:p>
    <w:p w14:paraId="0A596E3B" w14:textId="6BA7CFB7" w:rsidR="001B3087" w:rsidRPr="00270EB2" w:rsidRDefault="00894FA1">
      <w:pPr>
        <w:pStyle w:val="Textodenotaderodap"/>
      </w:pPr>
      <w:r w:rsidRPr="00270EB2">
        <w:t xml:space="preserve">LSC: </w:t>
      </w:r>
      <w:r w:rsidR="00270EB2" w:rsidRPr="00270EB2">
        <w:t>Laboratório de Simulações e Cenários</w:t>
      </w:r>
      <w:r w:rsidR="001B3087" w:rsidRPr="00270EB2">
        <w:t xml:space="preserve"> </w:t>
      </w:r>
      <w:r w:rsidRPr="00270EB2">
        <w:t xml:space="preserve">da </w:t>
      </w:r>
      <w:r w:rsidR="005A4836" w:rsidRPr="00270EB2">
        <w:t>Escola de Guerra Naval (EGN)</w:t>
      </w:r>
      <w:r w:rsidR="001B3087" w:rsidRPr="00270EB2">
        <w:t>.</w:t>
      </w:r>
    </w:p>
  </w:footnote>
  <w:footnote w:id="2">
    <w:p w14:paraId="05E56F9E" w14:textId="2D773217" w:rsidR="00042F97" w:rsidRDefault="00042F97">
      <w:pPr>
        <w:pStyle w:val="Textodenotaderodap"/>
      </w:pPr>
      <w:r>
        <w:rPr>
          <w:rStyle w:val="Refdenotaderodap"/>
        </w:rPr>
        <w:footnoteRef/>
      </w:r>
      <w:r>
        <w:t xml:space="preserve"> </w:t>
      </w:r>
      <w:r w:rsidRPr="00042F97">
        <w:t xml:space="preserve">Relações de causa e efeito não deterministas </w:t>
      </w:r>
      <w:r w:rsidR="00F40B9B">
        <w:t>representa</w:t>
      </w:r>
      <w:r w:rsidR="00BE1C04">
        <w:t>m</w:t>
      </w:r>
      <w:r w:rsidRPr="00042F97">
        <w:t xml:space="preserve"> </w:t>
      </w:r>
      <w:r w:rsidR="00DB4406">
        <w:t xml:space="preserve">um </w:t>
      </w:r>
      <w:r w:rsidRPr="00042F97">
        <w:t xml:space="preserve">aspecto </w:t>
      </w:r>
      <w:r w:rsidR="00482293">
        <w:t xml:space="preserve">essencial </w:t>
      </w:r>
      <w:r w:rsidR="00775474">
        <w:t xml:space="preserve">para </w:t>
      </w:r>
      <w:r w:rsidRPr="00042F97">
        <w:t>a cientificidade de estudos de futuro em geral e de planejamento por cenários em particular.</w:t>
      </w:r>
    </w:p>
  </w:footnote>
  <w:footnote w:id="3">
    <w:p w14:paraId="3FAF970A" w14:textId="27374646" w:rsidR="00806770" w:rsidRDefault="00806770">
      <w:pPr>
        <w:pStyle w:val="Textodenotaderodap"/>
      </w:pPr>
      <w:r>
        <w:rPr>
          <w:rStyle w:val="Refdenotaderodap"/>
        </w:rPr>
        <w:footnoteRef/>
      </w:r>
      <w:r>
        <w:t xml:space="preserve"> </w:t>
      </w:r>
      <w:r w:rsidRPr="00806770">
        <w:t>"Como" e "por que" são questões essenciais da filosofia. Juntamente com "o que" e "para que", elas ajudam a investigar a essência das coisas.</w:t>
      </w:r>
    </w:p>
  </w:footnote>
  <w:footnote w:id="4">
    <w:p w14:paraId="7793E07E" w14:textId="157852E6" w:rsidR="00B50FC7" w:rsidRDefault="00B50FC7">
      <w:pPr>
        <w:pStyle w:val="Textodenotaderodap"/>
      </w:pPr>
      <w:r>
        <w:rPr>
          <w:rStyle w:val="Refdenotaderodap"/>
        </w:rPr>
        <w:footnoteRef/>
      </w:r>
      <w:r>
        <w:t xml:space="preserve"> </w:t>
      </w:r>
      <w:r w:rsidR="00BA0828">
        <w:t xml:space="preserve">TIA – </w:t>
      </w:r>
      <w:r w:rsidRPr="00265367">
        <w:t xml:space="preserve">Análise de Impacto de Tendências e </w:t>
      </w:r>
      <w:r w:rsidR="00BA0828">
        <w:t xml:space="preserve">CIA – </w:t>
      </w:r>
      <w:r w:rsidRPr="00265367">
        <w:t>Análise de Impacto Cruzado</w:t>
      </w:r>
      <w:r>
        <w:t xml:space="preserve"> respectivamente.</w:t>
      </w:r>
    </w:p>
  </w:footnote>
  <w:footnote w:id="5">
    <w:p w14:paraId="5E93A16C" w14:textId="03522594" w:rsidR="009F752D" w:rsidRDefault="009F752D">
      <w:pPr>
        <w:pStyle w:val="Textodenotaderodap"/>
      </w:pPr>
      <w:r>
        <w:rPr>
          <w:rStyle w:val="Refdenotaderodap"/>
        </w:rPr>
        <w:footnoteRef/>
      </w:r>
      <w:r>
        <w:t xml:space="preserve"> </w:t>
      </w:r>
      <w:r w:rsidRPr="00AA4E39">
        <w:t>Walton (2008) e Bishop (2017) abriram as portas para nossa abordagem, consolidada por Karl Popper.</w:t>
      </w:r>
    </w:p>
  </w:footnote>
  <w:footnote w:id="6">
    <w:p w14:paraId="60F0D6AE" w14:textId="627A8F2A" w:rsidR="005367F0" w:rsidRDefault="005367F0">
      <w:pPr>
        <w:pStyle w:val="Textodenotaderodap"/>
      </w:pPr>
      <w:r>
        <w:rPr>
          <w:rStyle w:val="Refdenotaderodap"/>
        </w:rPr>
        <w:footnoteRef/>
      </w:r>
      <w:r>
        <w:t xml:space="preserve"> </w:t>
      </w:r>
      <w:r w:rsidRPr="005367F0">
        <w:t>Para este fim, a teoria dos jogos faz uso de modelagem matemática para o estudo de interações estratégicas.</w:t>
      </w:r>
    </w:p>
  </w:footnote>
  <w:footnote w:id="7">
    <w:p w14:paraId="0383A869" w14:textId="410E8026" w:rsidR="0076093A" w:rsidRDefault="0076093A">
      <w:pPr>
        <w:pStyle w:val="Textodenotaderodap"/>
      </w:pPr>
      <w:r>
        <w:rPr>
          <w:rStyle w:val="Refdenotaderodap"/>
        </w:rPr>
        <w:footnoteRef/>
      </w:r>
      <w:r>
        <w:t xml:space="preserve"> </w:t>
      </w:r>
      <w:r w:rsidRPr="0076093A">
        <w:t xml:space="preserve">Conhecimento proposicional é aquele expresso por declarações ou proposições. As demais categorias são a </w:t>
      </w:r>
      <w:r w:rsidR="008A0E76" w:rsidRPr="0076093A">
        <w:t>procedimental (</w:t>
      </w:r>
      <w:r w:rsidRPr="0076093A">
        <w:t>frequentemente adquirido por prática) e a experiencial (conhecer algo ou alguém).</w:t>
      </w:r>
    </w:p>
  </w:footnote>
  <w:footnote w:id="8">
    <w:p w14:paraId="3BCE2A6A" w14:textId="17004D89" w:rsidR="00F156F4" w:rsidRDefault="00F156F4" w:rsidP="00F156F4">
      <w:pPr>
        <w:pStyle w:val="Textodenotaderodap"/>
        <w:jc w:val="both"/>
      </w:pPr>
      <w:r w:rsidRPr="001A7B8C">
        <w:rPr>
          <w:rStyle w:val="Refdenotaderodap"/>
        </w:rPr>
        <w:footnoteRef/>
      </w:r>
      <w:r w:rsidRPr="001A7B8C">
        <w:t xml:space="preserve"> A expressão 'equivalência funcional' destaca as similaridades</w:t>
      </w:r>
      <w:r w:rsidR="00586EA1">
        <w:t>:</w:t>
      </w:r>
      <w:r w:rsidRPr="001A7B8C">
        <w:t xml:space="preserve"> </w:t>
      </w:r>
      <w:r w:rsidR="00586EA1">
        <w:t>h</w:t>
      </w:r>
      <w:r w:rsidRPr="001A7B8C">
        <w:t xml:space="preserve">ipóteses científicas estão para pesquisas </w:t>
      </w:r>
      <w:r w:rsidRPr="006B7F79">
        <w:t xml:space="preserve">científicas assim como cenários prospectivos estão para </w:t>
      </w:r>
      <w:r w:rsidR="008F3837" w:rsidRPr="006B7F79">
        <w:t>planejamento por cenários</w:t>
      </w:r>
      <w:r w:rsidRPr="006B7F79">
        <w:t>.</w:t>
      </w:r>
    </w:p>
  </w:footnote>
  <w:footnote w:id="9">
    <w:p w14:paraId="640260C9" w14:textId="5ACD61D2" w:rsidR="00E2193B" w:rsidRDefault="00E2193B" w:rsidP="001107B9">
      <w:pPr>
        <w:pStyle w:val="Textodenotaderodap"/>
        <w:jc w:val="both"/>
      </w:pPr>
      <w:r>
        <w:rPr>
          <w:rStyle w:val="Refdenotaderodap"/>
        </w:rPr>
        <w:footnoteRef/>
      </w:r>
      <w:r>
        <w:t xml:space="preserve"> </w:t>
      </w:r>
      <w:r w:rsidRPr="00E2193B">
        <w:t xml:space="preserve">Esta é a ressalva citada no resumo do artigo: </w:t>
      </w:r>
      <w:r w:rsidR="001107B9">
        <w:t xml:space="preserve">a possibilidade de </w:t>
      </w:r>
      <w:r w:rsidRPr="00E2193B">
        <w:t>p</w:t>
      </w:r>
      <w:r w:rsidR="0019574D">
        <w:t>ontos de vista</w:t>
      </w:r>
      <w:r w:rsidRPr="00E2193B">
        <w:t xml:space="preserve"> diferentes</w:t>
      </w:r>
      <w:r w:rsidR="00F07CEC">
        <w:t xml:space="preserve">, </w:t>
      </w:r>
      <w:r w:rsidR="00371AF0">
        <w:t>não unânime</w:t>
      </w:r>
      <w:r w:rsidR="00F07CEC">
        <w:t>s,</w:t>
      </w:r>
      <w:r w:rsidRPr="00E2193B">
        <w:t xml:space="preserve"> </w:t>
      </w:r>
      <w:r w:rsidR="00A03DDB">
        <w:t>qualifica</w:t>
      </w:r>
      <w:r w:rsidRPr="00E2193B">
        <w:t xml:space="preserve"> </w:t>
      </w:r>
      <w:r w:rsidR="00A30678">
        <w:t>o método (Grumbach) e a metodologi</w:t>
      </w:r>
      <w:r w:rsidRPr="00E2193B">
        <w:t>a</w:t>
      </w:r>
      <w:r w:rsidR="00A30678">
        <w:t xml:space="preserve"> (planejamento por cenários)</w:t>
      </w:r>
      <w:r w:rsidR="00A03DDB">
        <w:t xml:space="preserve"> </w:t>
      </w:r>
      <w:r w:rsidR="00F13058">
        <w:t>par</w:t>
      </w:r>
      <w:r w:rsidR="00A03DDB">
        <w:t>a estudos de futuro</w:t>
      </w:r>
      <w:r w:rsidRPr="00E2193B">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411292"/>
      <w:docPartObj>
        <w:docPartGallery w:val="Page Numbers (Top of Page)"/>
        <w:docPartUnique/>
      </w:docPartObj>
    </w:sdtPr>
    <w:sdtContent>
      <w:p w14:paraId="4FB1D554" w14:textId="5F5BA570" w:rsidR="00CC70DA" w:rsidRDefault="00CC70DA">
        <w:pPr>
          <w:pStyle w:val="Cabealho"/>
          <w:jc w:val="right"/>
        </w:pPr>
        <w:r>
          <w:fldChar w:fldCharType="begin"/>
        </w:r>
        <w:r>
          <w:instrText>PAGE   \* MERGEFORMAT</w:instrText>
        </w:r>
        <w:r>
          <w:fldChar w:fldCharType="separate"/>
        </w:r>
        <w:r>
          <w:t>2</w:t>
        </w:r>
        <w:r>
          <w:fldChar w:fldCharType="end"/>
        </w:r>
      </w:p>
    </w:sdtContent>
  </w:sdt>
  <w:p w14:paraId="1C8F974A" w14:textId="65BAF0B9" w:rsidR="0065704D" w:rsidRDefault="0065704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1045"/>
    <w:multiLevelType w:val="hybridMultilevel"/>
    <w:tmpl w:val="61B26328"/>
    <w:lvl w:ilvl="0" w:tplc="EB6072EC">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1" w15:restartNumberingAfterBreak="0">
    <w:nsid w:val="0CAE1757"/>
    <w:multiLevelType w:val="hybridMultilevel"/>
    <w:tmpl w:val="291EB9D6"/>
    <w:lvl w:ilvl="0" w:tplc="04160019">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 w15:restartNumberingAfterBreak="0">
    <w:nsid w:val="0F765FAE"/>
    <w:multiLevelType w:val="hybridMultilevel"/>
    <w:tmpl w:val="9B7AFDD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19FC07E6"/>
    <w:multiLevelType w:val="hybridMultilevel"/>
    <w:tmpl w:val="C5389A9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A630C0F"/>
    <w:multiLevelType w:val="hybridMultilevel"/>
    <w:tmpl w:val="B92ECBCE"/>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 w15:restartNumberingAfterBreak="0">
    <w:nsid w:val="21AC0691"/>
    <w:multiLevelType w:val="multilevel"/>
    <w:tmpl w:val="2EFAAD9E"/>
    <w:lvl w:ilvl="0">
      <w:start w:val="2"/>
      <w:numFmt w:val="decimal"/>
      <w:lvlText w:val="%1"/>
      <w:lvlJc w:val="left"/>
      <w:pPr>
        <w:ind w:left="480" w:hanging="480"/>
      </w:pPr>
      <w:rPr>
        <w:rFonts w:hint="default"/>
      </w:rPr>
    </w:lvl>
    <w:lvl w:ilvl="1">
      <w:start w:val="1"/>
      <w:numFmt w:val="decimal"/>
      <w:lvlText w:val="%1.%2"/>
      <w:lvlJc w:val="left"/>
      <w:pPr>
        <w:ind w:left="834" w:hanging="480"/>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6" w15:restartNumberingAfterBreak="0">
    <w:nsid w:val="276212B7"/>
    <w:multiLevelType w:val="hybridMultilevel"/>
    <w:tmpl w:val="7FECE30E"/>
    <w:lvl w:ilvl="0" w:tplc="5B702F4A">
      <w:start w:val="1"/>
      <w:numFmt w:val="lowerLetter"/>
      <w:lvlText w:val="(%1)"/>
      <w:lvlJc w:val="left"/>
      <w:pPr>
        <w:ind w:left="1081" w:hanging="372"/>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30BB3227"/>
    <w:multiLevelType w:val="multilevel"/>
    <w:tmpl w:val="57108B9A"/>
    <w:lvl w:ilvl="0">
      <w:start w:val="4"/>
      <w:numFmt w:val="decimal"/>
      <w:lvlText w:val="%1"/>
      <w:lvlJc w:val="left"/>
      <w:pPr>
        <w:ind w:left="720" w:hanging="360"/>
      </w:pPr>
      <w:rPr>
        <w:rFonts w:hint="default"/>
      </w:rPr>
    </w:lvl>
    <w:lvl w:ilvl="1">
      <w:start w:val="3"/>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8" w15:restartNumberingAfterBreak="0">
    <w:nsid w:val="31B81720"/>
    <w:multiLevelType w:val="hybridMultilevel"/>
    <w:tmpl w:val="999EBFD0"/>
    <w:lvl w:ilvl="0" w:tplc="0416000F">
      <w:start w:val="1"/>
      <w:numFmt w:val="decimal"/>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9" w15:restartNumberingAfterBreak="0">
    <w:nsid w:val="35862466"/>
    <w:multiLevelType w:val="multilevel"/>
    <w:tmpl w:val="8A602398"/>
    <w:lvl w:ilvl="0">
      <w:start w:val="3"/>
      <w:numFmt w:val="decimal"/>
      <w:lvlText w:val="%1"/>
      <w:lvlJc w:val="left"/>
      <w:pPr>
        <w:ind w:left="1514" w:hanging="360"/>
      </w:pPr>
      <w:rPr>
        <w:rFonts w:hint="default"/>
      </w:rPr>
    </w:lvl>
    <w:lvl w:ilvl="1">
      <w:start w:val="2"/>
      <w:numFmt w:val="decimal"/>
      <w:isLgl/>
      <w:lvlText w:val="%1.%2"/>
      <w:lvlJc w:val="left"/>
      <w:pPr>
        <w:ind w:left="1514" w:hanging="360"/>
      </w:pPr>
      <w:rPr>
        <w:rFonts w:hint="default"/>
      </w:rPr>
    </w:lvl>
    <w:lvl w:ilvl="2">
      <w:start w:val="1"/>
      <w:numFmt w:val="decimal"/>
      <w:isLgl/>
      <w:lvlText w:val="%1.%2.%3"/>
      <w:lvlJc w:val="left"/>
      <w:pPr>
        <w:ind w:left="1874" w:hanging="720"/>
      </w:pPr>
      <w:rPr>
        <w:rFonts w:hint="default"/>
      </w:rPr>
    </w:lvl>
    <w:lvl w:ilvl="3">
      <w:start w:val="1"/>
      <w:numFmt w:val="decimal"/>
      <w:isLgl/>
      <w:lvlText w:val="%1.%2.%3.%4"/>
      <w:lvlJc w:val="left"/>
      <w:pPr>
        <w:ind w:left="1874" w:hanging="720"/>
      </w:pPr>
      <w:rPr>
        <w:rFonts w:hint="default"/>
      </w:rPr>
    </w:lvl>
    <w:lvl w:ilvl="4">
      <w:start w:val="1"/>
      <w:numFmt w:val="decimal"/>
      <w:isLgl/>
      <w:lvlText w:val="%1.%2.%3.%4.%5"/>
      <w:lvlJc w:val="left"/>
      <w:pPr>
        <w:ind w:left="2234" w:hanging="1080"/>
      </w:pPr>
      <w:rPr>
        <w:rFonts w:hint="default"/>
      </w:rPr>
    </w:lvl>
    <w:lvl w:ilvl="5">
      <w:start w:val="1"/>
      <w:numFmt w:val="decimal"/>
      <w:isLgl/>
      <w:lvlText w:val="%1.%2.%3.%4.%5.%6"/>
      <w:lvlJc w:val="left"/>
      <w:pPr>
        <w:ind w:left="2234" w:hanging="1080"/>
      </w:pPr>
      <w:rPr>
        <w:rFonts w:hint="default"/>
      </w:rPr>
    </w:lvl>
    <w:lvl w:ilvl="6">
      <w:start w:val="1"/>
      <w:numFmt w:val="decimal"/>
      <w:isLgl/>
      <w:lvlText w:val="%1.%2.%3.%4.%5.%6.%7"/>
      <w:lvlJc w:val="left"/>
      <w:pPr>
        <w:ind w:left="2594" w:hanging="1440"/>
      </w:pPr>
      <w:rPr>
        <w:rFonts w:hint="default"/>
      </w:rPr>
    </w:lvl>
    <w:lvl w:ilvl="7">
      <w:start w:val="1"/>
      <w:numFmt w:val="decimal"/>
      <w:isLgl/>
      <w:lvlText w:val="%1.%2.%3.%4.%5.%6.%7.%8"/>
      <w:lvlJc w:val="left"/>
      <w:pPr>
        <w:ind w:left="2594" w:hanging="1440"/>
      </w:pPr>
      <w:rPr>
        <w:rFonts w:hint="default"/>
      </w:rPr>
    </w:lvl>
    <w:lvl w:ilvl="8">
      <w:start w:val="1"/>
      <w:numFmt w:val="decimal"/>
      <w:isLgl/>
      <w:lvlText w:val="%1.%2.%3.%4.%5.%6.%7.%8.%9"/>
      <w:lvlJc w:val="left"/>
      <w:pPr>
        <w:ind w:left="2954" w:hanging="1800"/>
      </w:pPr>
      <w:rPr>
        <w:rFonts w:hint="default"/>
      </w:rPr>
    </w:lvl>
  </w:abstractNum>
  <w:abstractNum w:abstractNumId="10" w15:restartNumberingAfterBreak="0">
    <w:nsid w:val="3D38532B"/>
    <w:multiLevelType w:val="hybridMultilevel"/>
    <w:tmpl w:val="E28EDFFA"/>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1" w15:restartNumberingAfterBreak="0">
    <w:nsid w:val="3EAF0AA1"/>
    <w:multiLevelType w:val="hybridMultilevel"/>
    <w:tmpl w:val="EC5651E0"/>
    <w:lvl w:ilvl="0" w:tplc="1BD03E5A">
      <w:start w:val="1"/>
      <w:numFmt w:val="decimal"/>
      <w:lvlText w:val="%1)"/>
      <w:lvlJc w:val="left"/>
      <w:pPr>
        <w:ind w:left="1429"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0554187"/>
    <w:multiLevelType w:val="multilevel"/>
    <w:tmpl w:val="BA34D032"/>
    <w:lvl w:ilvl="0">
      <w:start w:val="1"/>
      <w:numFmt w:val="bullet"/>
      <w:lvlText w:val=""/>
      <w:lvlJc w:val="left"/>
      <w:pPr>
        <w:ind w:left="644" w:hanging="360"/>
      </w:pPr>
      <w:rPr>
        <w:rFonts w:ascii="Symbol" w:hAnsi="Symbol" w:hint="default"/>
      </w:rPr>
    </w:lvl>
    <w:lvl w:ilvl="1">
      <w:start w:val="6"/>
      <w:numFmt w:val="decimal"/>
      <w:isLgl/>
      <w:lvlText w:val="%1.%2"/>
      <w:lvlJc w:val="left"/>
      <w:pPr>
        <w:ind w:left="824" w:hanging="54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3" w15:restartNumberingAfterBreak="0">
    <w:nsid w:val="4D5800DD"/>
    <w:multiLevelType w:val="multilevel"/>
    <w:tmpl w:val="6810A4C6"/>
    <w:lvl w:ilvl="0">
      <w:start w:val="1"/>
      <w:numFmt w:val="decimal"/>
      <w:lvlText w:val="%1."/>
      <w:lvlJc w:val="left"/>
      <w:pPr>
        <w:ind w:left="1429" w:hanging="360"/>
      </w:pPr>
    </w:lvl>
    <w:lvl w:ilvl="1">
      <w:start w:val="6"/>
      <w:numFmt w:val="decimal"/>
      <w:isLgl/>
      <w:lvlText w:val="%1.%2"/>
      <w:lvlJc w:val="left"/>
      <w:pPr>
        <w:ind w:left="1609" w:hanging="54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4" w15:restartNumberingAfterBreak="0">
    <w:nsid w:val="523925AA"/>
    <w:multiLevelType w:val="multilevel"/>
    <w:tmpl w:val="BA34D032"/>
    <w:lvl w:ilvl="0">
      <w:start w:val="1"/>
      <w:numFmt w:val="bullet"/>
      <w:lvlText w:val=""/>
      <w:lvlJc w:val="left"/>
      <w:pPr>
        <w:ind w:left="644" w:hanging="360"/>
      </w:pPr>
      <w:rPr>
        <w:rFonts w:ascii="Symbol" w:hAnsi="Symbol" w:hint="default"/>
      </w:rPr>
    </w:lvl>
    <w:lvl w:ilvl="1">
      <w:start w:val="6"/>
      <w:numFmt w:val="decimal"/>
      <w:isLgl/>
      <w:lvlText w:val="%1.%2"/>
      <w:lvlJc w:val="left"/>
      <w:pPr>
        <w:ind w:left="824" w:hanging="54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5" w15:restartNumberingAfterBreak="0">
    <w:nsid w:val="56055477"/>
    <w:multiLevelType w:val="hybridMultilevel"/>
    <w:tmpl w:val="34A0323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6" w15:restartNumberingAfterBreak="0">
    <w:nsid w:val="66A3395E"/>
    <w:multiLevelType w:val="hybridMultilevel"/>
    <w:tmpl w:val="2348C9A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6AE34D1A"/>
    <w:multiLevelType w:val="multilevel"/>
    <w:tmpl w:val="6810A4C6"/>
    <w:lvl w:ilvl="0">
      <w:start w:val="1"/>
      <w:numFmt w:val="decimal"/>
      <w:lvlText w:val="%1."/>
      <w:lvlJc w:val="left"/>
      <w:pPr>
        <w:ind w:left="1429" w:hanging="360"/>
      </w:pPr>
    </w:lvl>
    <w:lvl w:ilvl="1">
      <w:start w:val="6"/>
      <w:numFmt w:val="decimal"/>
      <w:isLgl/>
      <w:lvlText w:val="%1.%2"/>
      <w:lvlJc w:val="left"/>
      <w:pPr>
        <w:ind w:left="1609" w:hanging="54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8" w15:restartNumberingAfterBreak="0">
    <w:nsid w:val="73E85767"/>
    <w:multiLevelType w:val="multilevel"/>
    <w:tmpl w:val="6810A4C6"/>
    <w:lvl w:ilvl="0">
      <w:start w:val="1"/>
      <w:numFmt w:val="decimal"/>
      <w:lvlText w:val="%1."/>
      <w:lvlJc w:val="left"/>
      <w:pPr>
        <w:ind w:left="1429" w:hanging="360"/>
      </w:pPr>
    </w:lvl>
    <w:lvl w:ilvl="1">
      <w:start w:val="6"/>
      <w:numFmt w:val="decimal"/>
      <w:isLgl/>
      <w:lvlText w:val="%1.%2"/>
      <w:lvlJc w:val="left"/>
      <w:pPr>
        <w:ind w:left="1609" w:hanging="54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9" w15:restartNumberingAfterBreak="0">
    <w:nsid w:val="7E9F76F3"/>
    <w:multiLevelType w:val="hybridMultilevel"/>
    <w:tmpl w:val="AB44F36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1187713285">
    <w:abstractNumId w:val="9"/>
  </w:num>
  <w:num w:numId="2" w16cid:durableId="584343074">
    <w:abstractNumId w:val="19"/>
  </w:num>
  <w:num w:numId="3" w16cid:durableId="1874230221">
    <w:abstractNumId w:val="11"/>
  </w:num>
  <w:num w:numId="4" w16cid:durableId="752820940">
    <w:abstractNumId w:val="1"/>
  </w:num>
  <w:num w:numId="5" w16cid:durableId="435519363">
    <w:abstractNumId w:val="15"/>
  </w:num>
  <w:num w:numId="6" w16cid:durableId="972948359">
    <w:abstractNumId w:val="10"/>
  </w:num>
  <w:num w:numId="7" w16cid:durableId="1254124756">
    <w:abstractNumId w:val="4"/>
  </w:num>
  <w:num w:numId="8" w16cid:durableId="1246569758">
    <w:abstractNumId w:val="17"/>
  </w:num>
  <w:num w:numId="9" w16cid:durableId="51850300">
    <w:abstractNumId w:val="18"/>
  </w:num>
  <w:num w:numId="10" w16cid:durableId="742413876">
    <w:abstractNumId w:val="13"/>
  </w:num>
  <w:num w:numId="11" w16cid:durableId="1226910433">
    <w:abstractNumId w:val="14"/>
  </w:num>
  <w:num w:numId="12" w16cid:durableId="602882715">
    <w:abstractNumId w:val="2"/>
  </w:num>
  <w:num w:numId="13" w16cid:durableId="781925948">
    <w:abstractNumId w:val="8"/>
  </w:num>
  <w:num w:numId="14" w16cid:durableId="507906145">
    <w:abstractNumId w:val="6"/>
  </w:num>
  <w:num w:numId="15" w16cid:durableId="75519618">
    <w:abstractNumId w:val="5"/>
  </w:num>
  <w:num w:numId="16" w16cid:durableId="1697076225">
    <w:abstractNumId w:val="3"/>
  </w:num>
  <w:num w:numId="17" w16cid:durableId="1111973013">
    <w:abstractNumId w:val="7"/>
  </w:num>
  <w:num w:numId="18" w16cid:durableId="1179155987">
    <w:abstractNumId w:val="0"/>
  </w:num>
  <w:num w:numId="19" w16cid:durableId="1063069210">
    <w:abstractNumId w:val="16"/>
  </w:num>
  <w:num w:numId="20" w16cid:durableId="42365421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aine Marcial">
    <w15:presenceInfo w15:providerId="Windows Live" w15:userId="f0635e3d9cd4db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04D"/>
    <w:rsid w:val="00000855"/>
    <w:rsid w:val="00000AF1"/>
    <w:rsid w:val="00001074"/>
    <w:rsid w:val="00001509"/>
    <w:rsid w:val="00001764"/>
    <w:rsid w:val="000026F4"/>
    <w:rsid w:val="000028F8"/>
    <w:rsid w:val="00003339"/>
    <w:rsid w:val="00003462"/>
    <w:rsid w:val="00003FFF"/>
    <w:rsid w:val="00004A6F"/>
    <w:rsid w:val="000050CF"/>
    <w:rsid w:val="000065AE"/>
    <w:rsid w:val="00007258"/>
    <w:rsid w:val="000073DC"/>
    <w:rsid w:val="00007FD8"/>
    <w:rsid w:val="00010592"/>
    <w:rsid w:val="00011280"/>
    <w:rsid w:val="00012050"/>
    <w:rsid w:val="000135B7"/>
    <w:rsid w:val="00013752"/>
    <w:rsid w:val="000138B1"/>
    <w:rsid w:val="00014F12"/>
    <w:rsid w:val="00015175"/>
    <w:rsid w:val="0001543B"/>
    <w:rsid w:val="00015C47"/>
    <w:rsid w:val="00015CAB"/>
    <w:rsid w:val="00016058"/>
    <w:rsid w:val="00016072"/>
    <w:rsid w:val="0001652D"/>
    <w:rsid w:val="000171A7"/>
    <w:rsid w:val="000175A0"/>
    <w:rsid w:val="00017CD7"/>
    <w:rsid w:val="000200B8"/>
    <w:rsid w:val="000201D9"/>
    <w:rsid w:val="00020BDB"/>
    <w:rsid w:val="000221D1"/>
    <w:rsid w:val="00022375"/>
    <w:rsid w:val="000224D2"/>
    <w:rsid w:val="00022BAA"/>
    <w:rsid w:val="00023194"/>
    <w:rsid w:val="00023396"/>
    <w:rsid w:val="0002486F"/>
    <w:rsid w:val="000257C3"/>
    <w:rsid w:val="0002653E"/>
    <w:rsid w:val="00026AC2"/>
    <w:rsid w:val="00027653"/>
    <w:rsid w:val="00027AF4"/>
    <w:rsid w:val="00027D76"/>
    <w:rsid w:val="00027FB8"/>
    <w:rsid w:val="00030038"/>
    <w:rsid w:val="00030400"/>
    <w:rsid w:val="00030FDE"/>
    <w:rsid w:val="00031A35"/>
    <w:rsid w:val="00033DC9"/>
    <w:rsid w:val="00034992"/>
    <w:rsid w:val="00035020"/>
    <w:rsid w:val="00035303"/>
    <w:rsid w:val="00035DB1"/>
    <w:rsid w:val="0003636D"/>
    <w:rsid w:val="00036431"/>
    <w:rsid w:val="00036792"/>
    <w:rsid w:val="00036B45"/>
    <w:rsid w:val="0003704B"/>
    <w:rsid w:val="00037185"/>
    <w:rsid w:val="000379F1"/>
    <w:rsid w:val="000405B7"/>
    <w:rsid w:val="0004158C"/>
    <w:rsid w:val="000417F9"/>
    <w:rsid w:val="000421A3"/>
    <w:rsid w:val="000425ED"/>
    <w:rsid w:val="000426DA"/>
    <w:rsid w:val="00042F97"/>
    <w:rsid w:val="00043565"/>
    <w:rsid w:val="00043A8D"/>
    <w:rsid w:val="0004481F"/>
    <w:rsid w:val="00045E61"/>
    <w:rsid w:val="000503FF"/>
    <w:rsid w:val="00050D27"/>
    <w:rsid w:val="00052015"/>
    <w:rsid w:val="000520A6"/>
    <w:rsid w:val="0005524C"/>
    <w:rsid w:val="0005586A"/>
    <w:rsid w:val="00055ACC"/>
    <w:rsid w:val="00055DA8"/>
    <w:rsid w:val="00056800"/>
    <w:rsid w:val="00056959"/>
    <w:rsid w:val="00057AED"/>
    <w:rsid w:val="000613D7"/>
    <w:rsid w:val="0006142A"/>
    <w:rsid w:val="00061E04"/>
    <w:rsid w:val="00062B01"/>
    <w:rsid w:val="0006335A"/>
    <w:rsid w:val="00063729"/>
    <w:rsid w:val="00063C5E"/>
    <w:rsid w:val="00064090"/>
    <w:rsid w:val="000661D2"/>
    <w:rsid w:val="00066CD7"/>
    <w:rsid w:val="000673BA"/>
    <w:rsid w:val="000708D4"/>
    <w:rsid w:val="00070E5C"/>
    <w:rsid w:val="00070F05"/>
    <w:rsid w:val="000716AC"/>
    <w:rsid w:val="000726DD"/>
    <w:rsid w:val="00073C90"/>
    <w:rsid w:val="000742BF"/>
    <w:rsid w:val="0007516F"/>
    <w:rsid w:val="000751ED"/>
    <w:rsid w:val="00076533"/>
    <w:rsid w:val="00077900"/>
    <w:rsid w:val="00081993"/>
    <w:rsid w:val="00082585"/>
    <w:rsid w:val="00082A4D"/>
    <w:rsid w:val="00082EC6"/>
    <w:rsid w:val="000833C0"/>
    <w:rsid w:val="000839B6"/>
    <w:rsid w:val="00083F80"/>
    <w:rsid w:val="00084847"/>
    <w:rsid w:val="00084E7D"/>
    <w:rsid w:val="00085C69"/>
    <w:rsid w:val="0008601E"/>
    <w:rsid w:val="0008707B"/>
    <w:rsid w:val="00087E6C"/>
    <w:rsid w:val="000907D8"/>
    <w:rsid w:val="00090C15"/>
    <w:rsid w:val="0009170B"/>
    <w:rsid w:val="00091A64"/>
    <w:rsid w:val="00092AA7"/>
    <w:rsid w:val="00093665"/>
    <w:rsid w:val="00093DDC"/>
    <w:rsid w:val="000946DF"/>
    <w:rsid w:val="00094D42"/>
    <w:rsid w:val="00095E70"/>
    <w:rsid w:val="00095EDF"/>
    <w:rsid w:val="00096C70"/>
    <w:rsid w:val="00096DFC"/>
    <w:rsid w:val="000970C8"/>
    <w:rsid w:val="00097408"/>
    <w:rsid w:val="00097748"/>
    <w:rsid w:val="000A01E4"/>
    <w:rsid w:val="000A06AF"/>
    <w:rsid w:val="000A0B46"/>
    <w:rsid w:val="000A0D17"/>
    <w:rsid w:val="000A16DA"/>
    <w:rsid w:val="000A1824"/>
    <w:rsid w:val="000A19BD"/>
    <w:rsid w:val="000A19F4"/>
    <w:rsid w:val="000A331D"/>
    <w:rsid w:val="000A3BA1"/>
    <w:rsid w:val="000A4C7C"/>
    <w:rsid w:val="000A5A85"/>
    <w:rsid w:val="000A6F85"/>
    <w:rsid w:val="000A72B5"/>
    <w:rsid w:val="000A78C8"/>
    <w:rsid w:val="000A7D61"/>
    <w:rsid w:val="000B0059"/>
    <w:rsid w:val="000B056B"/>
    <w:rsid w:val="000B0A95"/>
    <w:rsid w:val="000B12B9"/>
    <w:rsid w:val="000B13EB"/>
    <w:rsid w:val="000B1530"/>
    <w:rsid w:val="000B192B"/>
    <w:rsid w:val="000B4813"/>
    <w:rsid w:val="000B588F"/>
    <w:rsid w:val="000B5BE5"/>
    <w:rsid w:val="000B6706"/>
    <w:rsid w:val="000B75A8"/>
    <w:rsid w:val="000B7AEE"/>
    <w:rsid w:val="000C01E2"/>
    <w:rsid w:val="000C1195"/>
    <w:rsid w:val="000C1675"/>
    <w:rsid w:val="000C17F0"/>
    <w:rsid w:val="000C1AAA"/>
    <w:rsid w:val="000C2810"/>
    <w:rsid w:val="000C2D86"/>
    <w:rsid w:val="000C3884"/>
    <w:rsid w:val="000C3EEF"/>
    <w:rsid w:val="000C46D8"/>
    <w:rsid w:val="000C56B6"/>
    <w:rsid w:val="000C6134"/>
    <w:rsid w:val="000C63BF"/>
    <w:rsid w:val="000C647C"/>
    <w:rsid w:val="000C75C5"/>
    <w:rsid w:val="000D02E6"/>
    <w:rsid w:val="000D05BE"/>
    <w:rsid w:val="000D0D4B"/>
    <w:rsid w:val="000D105F"/>
    <w:rsid w:val="000D1E20"/>
    <w:rsid w:val="000D27BF"/>
    <w:rsid w:val="000D29C2"/>
    <w:rsid w:val="000D2DEC"/>
    <w:rsid w:val="000D312D"/>
    <w:rsid w:val="000D3705"/>
    <w:rsid w:val="000D4390"/>
    <w:rsid w:val="000D4887"/>
    <w:rsid w:val="000D5470"/>
    <w:rsid w:val="000D5A67"/>
    <w:rsid w:val="000D5D3E"/>
    <w:rsid w:val="000D6548"/>
    <w:rsid w:val="000D6A72"/>
    <w:rsid w:val="000D6FB8"/>
    <w:rsid w:val="000D73F5"/>
    <w:rsid w:val="000D771E"/>
    <w:rsid w:val="000D7CDB"/>
    <w:rsid w:val="000D7FB5"/>
    <w:rsid w:val="000E098F"/>
    <w:rsid w:val="000E14A0"/>
    <w:rsid w:val="000E204D"/>
    <w:rsid w:val="000E20E5"/>
    <w:rsid w:val="000E31BB"/>
    <w:rsid w:val="000E3481"/>
    <w:rsid w:val="000E3484"/>
    <w:rsid w:val="000E3725"/>
    <w:rsid w:val="000E3A3F"/>
    <w:rsid w:val="000E444F"/>
    <w:rsid w:val="000E45E8"/>
    <w:rsid w:val="000E47BF"/>
    <w:rsid w:val="000E5292"/>
    <w:rsid w:val="000E640C"/>
    <w:rsid w:val="000E645E"/>
    <w:rsid w:val="000E64A0"/>
    <w:rsid w:val="000E7408"/>
    <w:rsid w:val="000E74EF"/>
    <w:rsid w:val="000E7643"/>
    <w:rsid w:val="000F078C"/>
    <w:rsid w:val="000F199E"/>
    <w:rsid w:val="000F1EE0"/>
    <w:rsid w:val="000F211D"/>
    <w:rsid w:val="000F2712"/>
    <w:rsid w:val="000F3133"/>
    <w:rsid w:val="000F442B"/>
    <w:rsid w:val="000F4F2C"/>
    <w:rsid w:val="000F5E02"/>
    <w:rsid w:val="000F63B7"/>
    <w:rsid w:val="000F705A"/>
    <w:rsid w:val="000F7BF7"/>
    <w:rsid w:val="000F7F30"/>
    <w:rsid w:val="00102973"/>
    <w:rsid w:val="00102C20"/>
    <w:rsid w:val="00104BD0"/>
    <w:rsid w:val="00105A0C"/>
    <w:rsid w:val="00106087"/>
    <w:rsid w:val="00106184"/>
    <w:rsid w:val="001071A9"/>
    <w:rsid w:val="00107300"/>
    <w:rsid w:val="00107348"/>
    <w:rsid w:val="001101A8"/>
    <w:rsid w:val="001107B9"/>
    <w:rsid w:val="00110EE0"/>
    <w:rsid w:val="001121B0"/>
    <w:rsid w:val="001123E5"/>
    <w:rsid w:val="00112414"/>
    <w:rsid w:val="001127BD"/>
    <w:rsid w:val="00112ABB"/>
    <w:rsid w:val="001134D0"/>
    <w:rsid w:val="00113BE7"/>
    <w:rsid w:val="00113FFE"/>
    <w:rsid w:val="00114EFA"/>
    <w:rsid w:val="001151EC"/>
    <w:rsid w:val="0011571B"/>
    <w:rsid w:val="00115800"/>
    <w:rsid w:val="001163F2"/>
    <w:rsid w:val="0011642F"/>
    <w:rsid w:val="001216CD"/>
    <w:rsid w:val="00122254"/>
    <w:rsid w:val="001230CD"/>
    <w:rsid w:val="00123802"/>
    <w:rsid w:val="00123897"/>
    <w:rsid w:val="00123B02"/>
    <w:rsid w:val="00126352"/>
    <w:rsid w:val="00127A58"/>
    <w:rsid w:val="00127E85"/>
    <w:rsid w:val="00127EC3"/>
    <w:rsid w:val="0013045F"/>
    <w:rsid w:val="00130DE8"/>
    <w:rsid w:val="00131959"/>
    <w:rsid w:val="00132012"/>
    <w:rsid w:val="00132ACB"/>
    <w:rsid w:val="00132C9F"/>
    <w:rsid w:val="00132CB6"/>
    <w:rsid w:val="00134579"/>
    <w:rsid w:val="00135A6F"/>
    <w:rsid w:val="00136D35"/>
    <w:rsid w:val="001374CC"/>
    <w:rsid w:val="0014195C"/>
    <w:rsid w:val="001426CC"/>
    <w:rsid w:val="0014281D"/>
    <w:rsid w:val="00142BF9"/>
    <w:rsid w:val="00142F0A"/>
    <w:rsid w:val="00144090"/>
    <w:rsid w:val="00144933"/>
    <w:rsid w:val="0014607F"/>
    <w:rsid w:val="00146535"/>
    <w:rsid w:val="0014694C"/>
    <w:rsid w:val="00151026"/>
    <w:rsid w:val="00152302"/>
    <w:rsid w:val="0015279D"/>
    <w:rsid w:val="00152AC0"/>
    <w:rsid w:val="00153DF1"/>
    <w:rsid w:val="0015583A"/>
    <w:rsid w:val="0015585C"/>
    <w:rsid w:val="00155D06"/>
    <w:rsid w:val="00156102"/>
    <w:rsid w:val="00156CC0"/>
    <w:rsid w:val="00156F4A"/>
    <w:rsid w:val="00156FD4"/>
    <w:rsid w:val="00157A2A"/>
    <w:rsid w:val="001612AA"/>
    <w:rsid w:val="001617E5"/>
    <w:rsid w:val="00161D2C"/>
    <w:rsid w:val="001621C3"/>
    <w:rsid w:val="00163961"/>
    <w:rsid w:val="00164023"/>
    <w:rsid w:val="001643FE"/>
    <w:rsid w:val="0016531C"/>
    <w:rsid w:val="0016592C"/>
    <w:rsid w:val="001665C8"/>
    <w:rsid w:val="001671E9"/>
    <w:rsid w:val="00167519"/>
    <w:rsid w:val="001702C1"/>
    <w:rsid w:val="001708D8"/>
    <w:rsid w:val="001714D6"/>
    <w:rsid w:val="00171D1C"/>
    <w:rsid w:val="0017230D"/>
    <w:rsid w:val="00172740"/>
    <w:rsid w:val="00173883"/>
    <w:rsid w:val="00174071"/>
    <w:rsid w:val="00174511"/>
    <w:rsid w:val="00174843"/>
    <w:rsid w:val="00175C67"/>
    <w:rsid w:val="00175E10"/>
    <w:rsid w:val="00175F7B"/>
    <w:rsid w:val="0017708A"/>
    <w:rsid w:val="00180569"/>
    <w:rsid w:val="00180913"/>
    <w:rsid w:val="0018258E"/>
    <w:rsid w:val="0018357D"/>
    <w:rsid w:val="001843F9"/>
    <w:rsid w:val="00184CB9"/>
    <w:rsid w:val="001850BA"/>
    <w:rsid w:val="001850D5"/>
    <w:rsid w:val="0018516C"/>
    <w:rsid w:val="00185B24"/>
    <w:rsid w:val="00185CDA"/>
    <w:rsid w:val="00186000"/>
    <w:rsid w:val="00186F7D"/>
    <w:rsid w:val="00187D10"/>
    <w:rsid w:val="001901C5"/>
    <w:rsid w:val="00190F9B"/>
    <w:rsid w:val="00190FFE"/>
    <w:rsid w:val="00191117"/>
    <w:rsid w:val="00191546"/>
    <w:rsid w:val="0019307E"/>
    <w:rsid w:val="0019346C"/>
    <w:rsid w:val="001940F1"/>
    <w:rsid w:val="001948F1"/>
    <w:rsid w:val="00194F74"/>
    <w:rsid w:val="00195397"/>
    <w:rsid w:val="0019574D"/>
    <w:rsid w:val="00195933"/>
    <w:rsid w:val="00195D84"/>
    <w:rsid w:val="00196007"/>
    <w:rsid w:val="00196891"/>
    <w:rsid w:val="00196900"/>
    <w:rsid w:val="00196925"/>
    <w:rsid w:val="001970B0"/>
    <w:rsid w:val="001976E5"/>
    <w:rsid w:val="00197F99"/>
    <w:rsid w:val="001A0C14"/>
    <w:rsid w:val="001A22B5"/>
    <w:rsid w:val="001A287C"/>
    <w:rsid w:val="001A2FE9"/>
    <w:rsid w:val="001A3180"/>
    <w:rsid w:val="001A39F6"/>
    <w:rsid w:val="001A3B6B"/>
    <w:rsid w:val="001A3B95"/>
    <w:rsid w:val="001A3D8A"/>
    <w:rsid w:val="001A3FD7"/>
    <w:rsid w:val="001A48B9"/>
    <w:rsid w:val="001A5F41"/>
    <w:rsid w:val="001A71B7"/>
    <w:rsid w:val="001B02E1"/>
    <w:rsid w:val="001B0940"/>
    <w:rsid w:val="001B0B61"/>
    <w:rsid w:val="001B0DDA"/>
    <w:rsid w:val="001B18E7"/>
    <w:rsid w:val="001B1BC8"/>
    <w:rsid w:val="001B250E"/>
    <w:rsid w:val="001B3087"/>
    <w:rsid w:val="001B3592"/>
    <w:rsid w:val="001B3EC8"/>
    <w:rsid w:val="001B41C6"/>
    <w:rsid w:val="001B43A5"/>
    <w:rsid w:val="001B4766"/>
    <w:rsid w:val="001B4C22"/>
    <w:rsid w:val="001B5051"/>
    <w:rsid w:val="001B50CD"/>
    <w:rsid w:val="001B6DFE"/>
    <w:rsid w:val="001B7977"/>
    <w:rsid w:val="001C0116"/>
    <w:rsid w:val="001C011C"/>
    <w:rsid w:val="001C04A5"/>
    <w:rsid w:val="001C0815"/>
    <w:rsid w:val="001C0D30"/>
    <w:rsid w:val="001C0EBA"/>
    <w:rsid w:val="001C153E"/>
    <w:rsid w:val="001C1E6E"/>
    <w:rsid w:val="001C1FC8"/>
    <w:rsid w:val="001C26FA"/>
    <w:rsid w:val="001C34C7"/>
    <w:rsid w:val="001C3776"/>
    <w:rsid w:val="001C4062"/>
    <w:rsid w:val="001C5798"/>
    <w:rsid w:val="001C59AB"/>
    <w:rsid w:val="001C5E8E"/>
    <w:rsid w:val="001C603E"/>
    <w:rsid w:val="001C6C7D"/>
    <w:rsid w:val="001C780D"/>
    <w:rsid w:val="001C7AC6"/>
    <w:rsid w:val="001C7C57"/>
    <w:rsid w:val="001D004F"/>
    <w:rsid w:val="001D1E6E"/>
    <w:rsid w:val="001D211A"/>
    <w:rsid w:val="001D23FE"/>
    <w:rsid w:val="001D30E5"/>
    <w:rsid w:val="001D370E"/>
    <w:rsid w:val="001D3903"/>
    <w:rsid w:val="001D3DF8"/>
    <w:rsid w:val="001D434C"/>
    <w:rsid w:val="001D48E5"/>
    <w:rsid w:val="001D494A"/>
    <w:rsid w:val="001D4FC0"/>
    <w:rsid w:val="001D51E2"/>
    <w:rsid w:val="001D5E0E"/>
    <w:rsid w:val="001D64EF"/>
    <w:rsid w:val="001D65B9"/>
    <w:rsid w:val="001E0507"/>
    <w:rsid w:val="001E14F3"/>
    <w:rsid w:val="001E1806"/>
    <w:rsid w:val="001E2055"/>
    <w:rsid w:val="001E2271"/>
    <w:rsid w:val="001E25FA"/>
    <w:rsid w:val="001E3BF5"/>
    <w:rsid w:val="001E4609"/>
    <w:rsid w:val="001E4882"/>
    <w:rsid w:val="001E51FB"/>
    <w:rsid w:val="001E57F2"/>
    <w:rsid w:val="001E6403"/>
    <w:rsid w:val="001E643C"/>
    <w:rsid w:val="001E65F2"/>
    <w:rsid w:val="001E7001"/>
    <w:rsid w:val="001F013A"/>
    <w:rsid w:val="001F0E11"/>
    <w:rsid w:val="001F1CF5"/>
    <w:rsid w:val="001F2A29"/>
    <w:rsid w:val="001F305E"/>
    <w:rsid w:val="001F3350"/>
    <w:rsid w:val="001F380C"/>
    <w:rsid w:val="001F40CD"/>
    <w:rsid w:val="001F4B26"/>
    <w:rsid w:val="001F4C03"/>
    <w:rsid w:val="001F5084"/>
    <w:rsid w:val="001F625D"/>
    <w:rsid w:val="001F6A24"/>
    <w:rsid w:val="002002E8"/>
    <w:rsid w:val="0020124A"/>
    <w:rsid w:val="002014A2"/>
    <w:rsid w:val="00201FF1"/>
    <w:rsid w:val="00202BAA"/>
    <w:rsid w:val="00203420"/>
    <w:rsid w:val="00203996"/>
    <w:rsid w:val="00204BBF"/>
    <w:rsid w:val="00204D93"/>
    <w:rsid w:val="0020500A"/>
    <w:rsid w:val="00205686"/>
    <w:rsid w:val="002058AB"/>
    <w:rsid w:val="00207142"/>
    <w:rsid w:val="0020726B"/>
    <w:rsid w:val="0021051B"/>
    <w:rsid w:val="00210BCE"/>
    <w:rsid w:val="00211B6E"/>
    <w:rsid w:val="002135E6"/>
    <w:rsid w:val="00213B5E"/>
    <w:rsid w:val="0021432C"/>
    <w:rsid w:val="00215548"/>
    <w:rsid w:val="002156AF"/>
    <w:rsid w:val="00216777"/>
    <w:rsid w:val="0021694A"/>
    <w:rsid w:val="00216E2C"/>
    <w:rsid w:val="002175B8"/>
    <w:rsid w:val="0021760A"/>
    <w:rsid w:val="002177EF"/>
    <w:rsid w:val="00217A55"/>
    <w:rsid w:val="00217B59"/>
    <w:rsid w:val="00220141"/>
    <w:rsid w:val="0022109D"/>
    <w:rsid w:val="00221459"/>
    <w:rsid w:val="002237EF"/>
    <w:rsid w:val="00223DA9"/>
    <w:rsid w:val="00224BA8"/>
    <w:rsid w:val="00225734"/>
    <w:rsid w:val="00225F94"/>
    <w:rsid w:val="002263B1"/>
    <w:rsid w:val="00227858"/>
    <w:rsid w:val="00227969"/>
    <w:rsid w:val="00230536"/>
    <w:rsid w:val="002325B3"/>
    <w:rsid w:val="00232E73"/>
    <w:rsid w:val="002337DE"/>
    <w:rsid w:val="00233C9F"/>
    <w:rsid w:val="00234485"/>
    <w:rsid w:val="0023556B"/>
    <w:rsid w:val="00235CE9"/>
    <w:rsid w:val="00235D2A"/>
    <w:rsid w:val="002369B3"/>
    <w:rsid w:val="0023791D"/>
    <w:rsid w:val="002402AE"/>
    <w:rsid w:val="002410E9"/>
    <w:rsid w:val="00241120"/>
    <w:rsid w:val="0024112D"/>
    <w:rsid w:val="00241536"/>
    <w:rsid w:val="00241F40"/>
    <w:rsid w:val="00243045"/>
    <w:rsid w:val="00243558"/>
    <w:rsid w:val="00243772"/>
    <w:rsid w:val="002438FB"/>
    <w:rsid w:val="002447DA"/>
    <w:rsid w:val="00245236"/>
    <w:rsid w:val="00245F31"/>
    <w:rsid w:val="00246945"/>
    <w:rsid w:val="00250782"/>
    <w:rsid w:val="00250973"/>
    <w:rsid w:val="002517B0"/>
    <w:rsid w:val="002527D3"/>
    <w:rsid w:val="00252B34"/>
    <w:rsid w:val="0025341A"/>
    <w:rsid w:val="00253D6A"/>
    <w:rsid w:val="002544F8"/>
    <w:rsid w:val="00254762"/>
    <w:rsid w:val="00254D67"/>
    <w:rsid w:val="002551C2"/>
    <w:rsid w:val="002554D0"/>
    <w:rsid w:val="00256081"/>
    <w:rsid w:val="00257015"/>
    <w:rsid w:val="0025790C"/>
    <w:rsid w:val="00257A5B"/>
    <w:rsid w:val="00260CA7"/>
    <w:rsid w:val="0026191C"/>
    <w:rsid w:val="00261B39"/>
    <w:rsid w:val="002622B1"/>
    <w:rsid w:val="002622E4"/>
    <w:rsid w:val="00263995"/>
    <w:rsid w:val="00263E52"/>
    <w:rsid w:val="002641D1"/>
    <w:rsid w:val="00264BCD"/>
    <w:rsid w:val="00266C0E"/>
    <w:rsid w:val="00266E6A"/>
    <w:rsid w:val="0027073A"/>
    <w:rsid w:val="00270EB2"/>
    <w:rsid w:val="0027201A"/>
    <w:rsid w:val="00272529"/>
    <w:rsid w:val="00274D19"/>
    <w:rsid w:val="00276350"/>
    <w:rsid w:val="00277930"/>
    <w:rsid w:val="00280B96"/>
    <w:rsid w:val="0028139D"/>
    <w:rsid w:val="002816C1"/>
    <w:rsid w:val="002829CB"/>
    <w:rsid w:val="00282B61"/>
    <w:rsid w:val="00282FBF"/>
    <w:rsid w:val="0028308B"/>
    <w:rsid w:val="0028391B"/>
    <w:rsid w:val="00284600"/>
    <w:rsid w:val="00285644"/>
    <w:rsid w:val="0028618A"/>
    <w:rsid w:val="0028619A"/>
    <w:rsid w:val="00286DF8"/>
    <w:rsid w:val="00287D14"/>
    <w:rsid w:val="002908B2"/>
    <w:rsid w:val="00290A1F"/>
    <w:rsid w:val="00290ADF"/>
    <w:rsid w:val="002930C3"/>
    <w:rsid w:val="00293948"/>
    <w:rsid w:val="00293D37"/>
    <w:rsid w:val="00294BA2"/>
    <w:rsid w:val="00295BA6"/>
    <w:rsid w:val="0029684A"/>
    <w:rsid w:val="00297C53"/>
    <w:rsid w:val="002A0329"/>
    <w:rsid w:val="002A07D1"/>
    <w:rsid w:val="002A28AF"/>
    <w:rsid w:val="002A2B18"/>
    <w:rsid w:val="002A2C95"/>
    <w:rsid w:val="002A31D9"/>
    <w:rsid w:val="002A3E88"/>
    <w:rsid w:val="002A4B3C"/>
    <w:rsid w:val="002A500E"/>
    <w:rsid w:val="002A54A3"/>
    <w:rsid w:val="002A5AA2"/>
    <w:rsid w:val="002A7D86"/>
    <w:rsid w:val="002B2FF4"/>
    <w:rsid w:val="002B3320"/>
    <w:rsid w:val="002B42E7"/>
    <w:rsid w:val="002B55B4"/>
    <w:rsid w:val="002B5E6D"/>
    <w:rsid w:val="002B5F2C"/>
    <w:rsid w:val="002B6B54"/>
    <w:rsid w:val="002C0039"/>
    <w:rsid w:val="002C00E2"/>
    <w:rsid w:val="002C0696"/>
    <w:rsid w:val="002C07D5"/>
    <w:rsid w:val="002C175C"/>
    <w:rsid w:val="002C19BE"/>
    <w:rsid w:val="002C1DEF"/>
    <w:rsid w:val="002C1E11"/>
    <w:rsid w:val="002C2035"/>
    <w:rsid w:val="002C2207"/>
    <w:rsid w:val="002C4C39"/>
    <w:rsid w:val="002C53B1"/>
    <w:rsid w:val="002C5A6C"/>
    <w:rsid w:val="002C5AA1"/>
    <w:rsid w:val="002C6F0B"/>
    <w:rsid w:val="002C72D3"/>
    <w:rsid w:val="002C7D1D"/>
    <w:rsid w:val="002D01BA"/>
    <w:rsid w:val="002D0266"/>
    <w:rsid w:val="002D1A81"/>
    <w:rsid w:val="002D2042"/>
    <w:rsid w:val="002D263B"/>
    <w:rsid w:val="002D2656"/>
    <w:rsid w:val="002D5122"/>
    <w:rsid w:val="002D513A"/>
    <w:rsid w:val="002D6206"/>
    <w:rsid w:val="002D657F"/>
    <w:rsid w:val="002D6869"/>
    <w:rsid w:val="002D72A8"/>
    <w:rsid w:val="002D7700"/>
    <w:rsid w:val="002E01CF"/>
    <w:rsid w:val="002E0461"/>
    <w:rsid w:val="002E06BD"/>
    <w:rsid w:val="002E07ED"/>
    <w:rsid w:val="002E1D77"/>
    <w:rsid w:val="002E1E38"/>
    <w:rsid w:val="002E2FCB"/>
    <w:rsid w:val="002E3957"/>
    <w:rsid w:val="002E466E"/>
    <w:rsid w:val="002E470A"/>
    <w:rsid w:val="002E4AC7"/>
    <w:rsid w:val="002E4AE3"/>
    <w:rsid w:val="002E514C"/>
    <w:rsid w:val="002E588A"/>
    <w:rsid w:val="002E60A9"/>
    <w:rsid w:val="002E6166"/>
    <w:rsid w:val="002E679C"/>
    <w:rsid w:val="002E7605"/>
    <w:rsid w:val="002F00AA"/>
    <w:rsid w:val="002F10B8"/>
    <w:rsid w:val="002F12C7"/>
    <w:rsid w:val="002F1C62"/>
    <w:rsid w:val="002F3722"/>
    <w:rsid w:val="002F378D"/>
    <w:rsid w:val="002F3845"/>
    <w:rsid w:val="002F398C"/>
    <w:rsid w:val="002F46C2"/>
    <w:rsid w:val="002F4DEF"/>
    <w:rsid w:val="002F527F"/>
    <w:rsid w:val="002F5C6D"/>
    <w:rsid w:val="002F67C0"/>
    <w:rsid w:val="002F683E"/>
    <w:rsid w:val="002F6ECD"/>
    <w:rsid w:val="002F741F"/>
    <w:rsid w:val="002F758E"/>
    <w:rsid w:val="003009FE"/>
    <w:rsid w:val="00300C7E"/>
    <w:rsid w:val="00300DC5"/>
    <w:rsid w:val="003010D6"/>
    <w:rsid w:val="00301B58"/>
    <w:rsid w:val="00301C0B"/>
    <w:rsid w:val="00302549"/>
    <w:rsid w:val="0030256F"/>
    <w:rsid w:val="00302AF7"/>
    <w:rsid w:val="00303330"/>
    <w:rsid w:val="00305095"/>
    <w:rsid w:val="00305E3D"/>
    <w:rsid w:val="00305E55"/>
    <w:rsid w:val="00306001"/>
    <w:rsid w:val="003066F9"/>
    <w:rsid w:val="00306AAD"/>
    <w:rsid w:val="00306C09"/>
    <w:rsid w:val="0030710C"/>
    <w:rsid w:val="003079C5"/>
    <w:rsid w:val="00307A84"/>
    <w:rsid w:val="00307AC6"/>
    <w:rsid w:val="00311132"/>
    <w:rsid w:val="003114FF"/>
    <w:rsid w:val="00311520"/>
    <w:rsid w:val="00312453"/>
    <w:rsid w:val="003135A3"/>
    <w:rsid w:val="00313BCB"/>
    <w:rsid w:val="00314290"/>
    <w:rsid w:val="00314998"/>
    <w:rsid w:val="00316E8D"/>
    <w:rsid w:val="00317072"/>
    <w:rsid w:val="003177A5"/>
    <w:rsid w:val="00317801"/>
    <w:rsid w:val="00317BAB"/>
    <w:rsid w:val="00317E40"/>
    <w:rsid w:val="00320AD3"/>
    <w:rsid w:val="00320C0D"/>
    <w:rsid w:val="003217B7"/>
    <w:rsid w:val="003228AD"/>
    <w:rsid w:val="00322916"/>
    <w:rsid w:val="00322952"/>
    <w:rsid w:val="00323CB4"/>
    <w:rsid w:val="00323E3C"/>
    <w:rsid w:val="00324D57"/>
    <w:rsid w:val="00325A59"/>
    <w:rsid w:val="00325D08"/>
    <w:rsid w:val="00326186"/>
    <w:rsid w:val="003261E6"/>
    <w:rsid w:val="00327090"/>
    <w:rsid w:val="003273CA"/>
    <w:rsid w:val="00327705"/>
    <w:rsid w:val="00327848"/>
    <w:rsid w:val="00327E8C"/>
    <w:rsid w:val="0033066B"/>
    <w:rsid w:val="00331A13"/>
    <w:rsid w:val="00332BF8"/>
    <w:rsid w:val="00332F2B"/>
    <w:rsid w:val="003330C6"/>
    <w:rsid w:val="0033332E"/>
    <w:rsid w:val="0033363B"/>
    <w:rsid w:val="00333976"/>
    <w:rsid w:val="00334340"/>
    <w:rsid w:val="0033454B"/>
    <w:rsid w:val="00334921"/>
    <w:rsid w:val="00334DCE"/>
    <w:rsid w:val="00335117"/>
    <w:rsid w:val="00335517"/>
    <w:rsid w:val="0033559C"/>
    <w:rsid w:val="00335940"/>
    <w:rsid w:val="003361EB"/>
    <w:rsid w:val="0033705D"/>
    <w:rsid w:val="00337F13"/>
    <w:rsid w:val="00340B49"/>
    <w:rsid w:val="0034309D"/>
    <w:rsid w:val="0034461E"/>
    <w:rsid w:val="00344747"/>
    <w:rsid w:val="00344888"/>
    <w:rsid w:val="003456E4"/>
    <w:rsid w:val="003466A5"/>
    <w:rsid w:val="003469EA"/>
    <w:rsid w:val="00347211"/>
    <w:rsid w:val="003475A1"/>
    <w:rsid w:val="0035047B"/>
    <w:rsid w:val="003506CF"/>
    <w:rsid w:val="00353C46"/>
    <w:rsid w:val="00353E7A"/>
    <w:rsid w:val="0035407A"/>
    <w:rsid w:val="003543E6"/>
    <w:rsid w:val="00354F7F"/>
    <w:rsid w:val="00355D73"/>
    <w:rsid w:val="00355DB2"/>
    <w:rsid w:val="00356E33"/>
    <w:rsid w:val="00356F2D"/>
    <w:rsid w:val="003577D2"/>
    <w:rsid w:val="003600A2"/>
    <w:rsid w:val="00360217"/>
    <w:rsid w:val="00361093"/>
    <w:rsid w:val="0036134E"/>
    <w:rsid w:val="003646D6"/>
    <w:rsid w:val="00364EA5"/>
    <w:rsid w:val="00366162"/>
    <w:rsid w:val="0036753D"/>
    <w:rsid w:val="003678DC"/>
    <w:rsid w:val="00370A15"/>
    <w:rsid w:val="00370B64"/>
    <w:rsid w:val="00370C25"/>
    <w:rsid w:val="003719BB"/>
    <w:rsid w:val="00371AF0"/>
    <w:rsid w:val="0037239E"/>
    <w:rsid w:val="003728EC"/>
    <w:rsid w:val="003736D8"/>
    <w:rsid w:val="00375A29"/>
    <w:rsid w:val="00376558"/>
    <w:rsid w:val="00380AFE"/>
    <w:rsid w:val="00381AA3"/>
    <w:rsid w:val="0038290A"/>
    <w:rsid w:val="00382ECE"/>
    <w:rsid w:val="003848EA"/>
    <w:rsid w:val="00384F7D"/>
    <w:rsid w:val="00385123"/>
    <w:rsid w:val="00385AB6"/>
    <w:rsid w:val="0038607C"/>
    <w:rsid w:val="00386439"/>
    <w:rsid w:val="00386CEF"/>
    <w:rsid w:val="003870C0"/>
    <w:rsid w:val="003871F7"/>
    <w:rsid w:val="00387ACC"/>
    <w:rsid w:val="00387E96"/>
    <w:rsid w:val="00390B63"/>
    <w:rsid w:val="00391857"/>
    <w:rsid w:val="00391B7A"/>
    <w:rsid w:val="00392314"/>
    <w:rsid w:val="00392E38"/>
    <w:rsid w:val="00394859"/>
    <w:rsid w:val="00395555"/>
    <w:rsid w:val="00395C3C"/>
    <w:rsid w:val="00396BD5"/>
    <w:rsid w:val="0039740F"/>
    <w:rsid w:val="003A097A"/>
    <w:rsid w:val="003A1694"/>
    <w:rsid w:val="003A24EB"/>
    <w:rsid w:val="003A39B7"/>
    <w:rsid w:val="003A4AD6"/>
    <w:rsid w:val="003A5257"/>
    <w:rsid w:val="003A6C47"/>
    <w:rsid w:val="003A7B91"/>
    <w:rsid w:val="003B0347"/>
    <w:rsid w:val="003B0D3B"/>
    <w:rsid w:val="003B370B"/>
    <w:rsid w:val="003B452B"/>
    <w:rsid w:val="003B45A9"/>
    <w:rsid w:val="003B579C"/>
    <w:rsid w:val="003B6842"/>
    <w:rsid w:val="003B6DE3"/>
    <w:rsid w:val="003B7245"/>
    <w:rsid w:val="003B7A71"/>
    <w:rsid w:val="003C009D"/>
    <w:rsid w:val="003C0B1B"/>
    <w:rsid w:val="003C0EC8"/>
    <w:rsid w:val="003C1512"/>
    <w:rsid w:val="003C16B0"/>
    <w:rsid w:val="003C25FA"/>
    <w:rsid w:val="003C2AE3"/>
    <w:rsid w:val="003C35BA"/>
    <w:rsid w:val="003C3B98"/>
    <w:rsid w:val="003C49C1"/>
    <w:rsid w:val="003C4E24"/>
    <w:rsid w:val="003C513B"/>
    <w:rsid w:val="003C6FAC"/>
    <w:rsid w:val="003D03D6"/>
    <w:rsid w:val="003D0BC4"/>
    <w:rsid w:val="003D0F89"/>
    <w:rsid w:val="003D1DBF"/>
    <w:rsid w:val="003D2108"/>
    <w:rsid w:val="003D29DC"/>
    <w:rsid w:val="003D2D91"/>
    <w:rsid w:val="003D2F1E"/>
    <w:rsid w:val="003D3794"/>
    <w:rsid w:val="003D3883"/>
    <w:rsid w:val="003D52B0"/>
    <w:rsid w:val="003D66AF"/>
    <w:rsid w:val="003D6CEE"/>
    <w:rsid w:val="003D7464"/>
    <w:rsid w:val="003D7743"/>
    <w:rsid w:val="003D7DCD"/>
    <w:rsid w:val="003E0C81"/>
    <w:rsid w:val="003E19DE"/>
    <w:rsid w:val="003E2087"/>
    <w:rsid w:val="003E33B0"/>
    <w:rsid w:val="003E3954"/>
    <w:rsid w:val="003E3D46"/>
    <w:rsid w:val="003E4456"/>
    <w:rsid w:val="003E4546"/>
    <w:rsid w:val="003E46AF"/>
    <w:rsid w:val="003E5039"/>
    <w:rsid w:val="003E537D"/>
    <w:rsid w:val="003E5832"/>
    <w:rsid w:val="003E5C49"/>
    <w:rsid w:val="003F01FA"/>
    <w:rsid w:val="003F140D"/>
    <w:rsid w:val="003F2292"/>
    <w:rsid w:val="003F2C82"/>
    <w:rsid w:val="003F2D4E"/>
    <w:rsid w:val="003F2F9C"/>
    <w:rsid w:val="003F301D"/>
    <w:rsid w:val="003F3913"/>
    <w:rsid w:val="003F3FA2"/>
    <w:rsid w:val="003F40D8"/>
    <w:rsid w:val="003F44BE"/>
    <w:rsid w:val="003F5EDD"/>
    <w:rsid w:val="003F64BD"/>
    <w:rsid w:val="003F7E65"/>
    <w:rsid w:val="004025BE"/>
    <w:rsid w:val="00402C4F"/>
    <w:rsid w:val="004032C4"/>
    <w:rsid w:val="004040FE"/>
    <w:rsid w:val="004045E5"/>
    <w:rsid w:val="0040509F"/>
    <w:rsid w:val="00405891"/>
    <w:rsid w:val="0040615D"/>
    <w:rsid w:val="004078F2"/>
    <w:rsid w:val="004102B4"/>
    <w:rsid w:val="004110DA"/>
    <w:rsid w:val="00412252"/>
    <w:rsid w:val="00412D20"/>
    <w:rsid w:val="004130C3"/>
    <w:rsid w:val="00414D50"/>
    <w:rsid w:val="00415D15"/>
    <w:rsid w:val="0041666D"/>
    <w:rsid w:val="004176B4"/>
    <w:rsid w:val="00417C53"/>
    <w:rsid w:val="00417FDB"/>
    <w:rsid w:val="00420197"/>
    <w:rsid w:val="00420574"/>
    <w:rsid w:val="00420743"/>
    <w:rsid w:val="00420B8A"/>
    <w:rsid w:val="00422F9A"/>
    <w:rsid w:val="0042317E"/>
    <w:rsid w:val="004233D6"/>
    <w:rsid w:val="004240E5"/>
    <w:rsid w:val="004252FB"/>
    <w:rsid w:val="004253F2"/>
    <w:rsid w:val="004268E4"/>
    <w:rsid w:val="004277E8"/>
    <w:rsid w:val="00430DED"/>
    <w:rsid w:val="00430E71"/>
    <w:rsid w:val="00431246"/>
    <w:rsid w:val="0043157B"/>
    <w:rsid w:val="0043192E"/>
    <w:rsid w:val="0043196F"/>
    <w:rsid w:val="004319D4"/>
    <w:rsid w:val="00432D96"/>
    <w:rsid w:val="004338EE"/>
    <w:rsid w:val="00433F08"/>
    <w:rsid w:val="00435379"/>
    <w:rsid w:val="00435925"/>
    <w:rsid w:val="00435D02"/>
    <w:rsid w:val="00435DA6"/>
    <w:rsid w:val="00437782"/>
    <w:rsid w:val="00437783"/>
    <w:rsid w:val="004378E7"/>
    <w:rsid w:val="00437A80"/>
    <w:rsid w:val="00437B42"/>
    <w:rsid w:val="00437CA1"/>
    <w:rsid w:val="004401E9"/>
    <w:rsid w:val="00440466"/>
    <w:rsid w:val="0044098F"/>
    <w:rsid w:val="00442506"/>
    <w:rsid w:val="004429B1"/>
    <w:rsid w:val="00443275"/>
    <w:rsid w:val="004445A0"/>
    <w:rsid w:val="00445DF4"/>
    <w:rsid w:val="00446A77"/>
    <w:rsid w:val="004509B1"/>
    <w:rsid w:val="00453C62"/>
    <w:rsid w:val="00453D56"/>
    <w:rsid w:val="004543AA"/>
    <w:rsid w:val="004545DB"/>
    <w:rsid w:val="00454F72"/>
    <w:rsid w:val="004555D5"/>
    <w:rsid w:val="004566A8"/>
    <w:rsid w:val="004569A1"/>
    <w:rsid w:val="00456F8D"/>
    <w:rsid w:val="00461000"/>
    <w:rsid w:val="0046249B"/>
    <w:rsid w:val="004624A6"/>
    <w:rsid w:val="00462749"/>
    <w:rsid w:val="004627DF"/>
    <w:rsid w:val="004634B8"/>
    <w:rsid w:val="0046361C"/>
    <w:rsid w:val="00463960"/>
    <w:rsid w:val="00463C66"/>
    <w:rsid w:val="004641AA"/>
    <w:rsid w:val="00464A3B"/>
    <w:rsid w:val="0046552A"/>
    <w:rsid w:val="0046666B"/>
    <w:rsid w:val="00466AF5"/>
    <w:rsid w:val="00466F28"/>
    <w:rsid w:val="00467D12"/>
    <w:rsid w:val="004700E1"/>
    <w:rsid w:val="004718A0"/>
    <w:rsid w:val="00472A09"/>
    <w:rsid w:val="004742ED"/>
    <w:rsid w:val="00474AD5"/>
    <w:rsid w:val="00475276"/>
    <w:rsid w:val="00475EC3"/>
    <w:rsid w:val="00477246"/>
    <w:rsid w:val="004776A6"/>
    <w:rsid w:val="00477961"/>
    <w:rsid w:val="00477D7E"/>
    <w:rsid w:val="00481564"/>
    <w:rsid w:val="00482293"/>
    <w:rsid w:val="004826A9"/>
    <w:rsid w:val="00482C06"/>
    <w:rsid w:val="00483D47"/>
    <w:rsid w:val="00484D65"/>
    <w:rsid w:val="00485261"/>
    <w:rsid w:val="0048539A"/>
    <w:rsid w:val="00486721"/>
    <w:rsid w:val="004869C9"/>
    <w:rsid w:val="00486E82"/>
    <w:rsid w:val="004871D3"/>
    <w:rsid w:val="0049072F"/>
    <w:rsid w:val="004911AE"/>
    <w:rsid w:val="0049160A"/>
    <w:rsid w:val="004916B7"/>
    <w:rsid w:val="00491792"/>
    <w:rsid w:val="0049204C"/>
    <w:rsid w:val="004927A7"/>
    <w:rsid w:val="00493AD0"/>
    <w:rsid w:val="00493DE6"/>
    <w:rsid w:val="00494281"/>
    <w:rsid w:val="00494A4C"/>
    <w:rsid w:val="0049531C"/>
    <w:rsid w:val="00495605"/>
    <w:rsid w:val="0049669A"/>
    <w:rsid w:val="004968B3"/>
    <w:rsid w:val="00496EB2"/>
    <w:rsid w:val="00497687"/>
    <w:rsid w:val="004979D4"/>
    <w:rsid w:val="00497BC4"/>
    <w:rsid w:val="004A078F"/>
    <w:rsid w:val="004A1B47"/>
    <w:rsid w:val="004A1F72"/>
    <w:rsid w:val="004A2B4D"/>
    <w:rsid w:val="004A30AC"/>
    <w:rsid w:val="004A356A"/>
    <w:rsid w:val="004A4423"/>
    <w:rsid w:val="004A4CDB"/>
    <w:rsid w:val="004A4F25"/>
    <w:rsid w:val="004A58F2"/>
    <w:rsid w:val="004A5A64"/>
    <w:rsid w:val="004A654C"/>
    <w:rsid w:val="004A6641"/>
    <w:rsid w:val="004A6E4F"/>
    <w:rsid w:val="004A7178"/>
    <w:rsid w:val="004A7EB3"/>
    <w:rsid w:val="004B014C"/>
    <w:rsid w:val="004B1B35"/>
    <w:rsid w:val="004B274C"/>
    <w:rsid w:val="004B28E4"/>
    <w:rsid w:val="004B326A"/>
    <w:rsid w:val="004B36AC"/>
    <w:rsid w:val="004B3B17"/>
    <w:rsid w:val="004B3DF5"/>
    <w:rsid w:val="004B429D"/>
    <w:rsid w:val="004B4B49"/>
    <w:rsid w:val="004B534E"/>
    <w:rsid w:val="004B63D5"/>
    <w:rsid w:val="004B68DF"/>
    <w:rsid w:val="004C0579"/>
    <w:rsid w:val="004C0DB9"/>
    <w:rsid w:val="004C2BDC"/>
    <w:rsid w:val="004C4463"/>
    <w:rsid w:val="004C455A"/>
    <w:rsid w:val="004C51BB"/>
    <w:rsid w:val="004C54E5"/>
    <w:rsid w:val="004C5A04"/>
    <w:rsid w:val="004C5E3E"/>
    <w:rsid w:val="004C66F4"/>
    <w:rsid w:val="004C6AE1"/>
    <w:rsid w:val="004C6BFA"/>
    <w:rsid w:val="004D1D64"/>
    <w:rsid w:val="004D2B00"/>
    <w:rsid w:val="004D3077"/>
    <w:rsid w:val="004D4269"/>
    <w:rsid w:val="004D4498"/>
    <w:rsid w:val="004D58EB"/>
    <w:rsid w:val="004D5E9E"/>
    <w:rsid w:val="004D6159"/>
    <w:rsid w:val="004D61D0"/>
    <w:rsid w:val="004D67D3"/>
    <w:rsid w:val="004D73E4"/>
    <w:rsid w:val="004E0BEA"/>
    <w:rsid w:val="004E1447"/>
    <w:rsid w:val="004E20AE"/>
    <w:rsid w:val="004E2AA9"/>
    <w:rsid w:val="004E2DAD"/>
    <w:rsid w:val="004E2F59"/>
    <w:rsid w:val="004E4691"/>
    <w:rsid w:val="004E4B6F"/>
    <w:rsid w:val="004E569F"/>
    <w:rsid w:val="004E6C68"/>
    <w:rsid w:val="004E7735"/>
    <w:rsid w:val="004E7B90"/>
    <w:rsid w:val="004F0303"/>
    <w:rsid w:val="004F1A88"/>
    <w:rsid w:val="004F1AE0"/>
    <w:rsid w:val="004F1B3B"/>
    <w:rsid w:val="004F22C5"/>
    <w:rsid w:val="004F245B"/>
    <w:rsid w:val="004F2B74"/>
    <w:rsid w:val="004F3CBE"/>
    <w:rsid w:val="004F3D18"/>
    <w:rsid w:val="004F3F97"/>
    <w:rsid w:val="004F4564"/>
    <w:rsid w:val="004F46D6"/>
    <w:rsid w:val="004F50E0"/>
    <w:rsid w:val="004F52AB"/>
    <w:rsid w:val="004F54FB"/>
    <w:rsid w:val="004F5CBE"/>
    <w:rsid w:val="004F6275"/>
    <w:rsid w:val="004F66D9"/>
    <w:rsid w:val="004F70E8"/>
    <w:rsid w:val="004F7479"/>
    <w:rsid w:val="005007F9"/>
    <w:rsid w:val="00500806"/>
    <w:rsid w:val="00500951"/>
    <w:rsid w:val="00500F78"/>
    <w:rsid w:val="0050110A"/>
    <w:rsid w:val="00501F05"/>
    <w:rsid w:val="005029E6"/>
    <w:rsid w:val="0050317E"/>
    <w:rsid w:val="005031A0"/>
    <w:rsid w:val="00503F3F"/>
    <w:rsid w:val="00505873"/>
    <w:rsid w:val="005065B6"/>
    <w:rsid w:val="00507073"/>
    <w:rsid w:val="005076B6"/>
    <w:rsid w:val="00507936"/>
    <w:rsid w:val="00511B19"/>
    <w:rsid w:val="00511E9E"/>
    <w:rsid w:val="00512080"/>
    <w:rsid w:val="005122E8"/>
    <w:rsid w:val="005124BE"/>
    <w:rsid w:val="0051270B"/>
    <w:rsid w:val="00512F0E"/>
    <w:rsid w:val="005151F4"/>
    <w:rsid w:val="00515EC9"/>
    <w:rsid w:val="00516EF7"/>
    <w:rsid w:val="00517378"/>
    <w:rsid w:val="005173DA"/>
    <w:rsid w:val="00517D63"/>
    <w:rsid w:val="0052116E"/>
    <w:rsid w:val="00521441"/>
    <w:rsid w:val="00521507"/>
    <w:rsid w:val="005219B8"/>
    <w:rsid w:val="0052229C"/>
    <w:rsid w:val="005223D1"/>
    <w:rsid w:val="00522BD5"/>
    <w:rsid w:val="005248E3"/>
    <w:rsid w:val="0052557E"/>
    <w:rsid w:val="00525A82"/>
    <w:rsid w:val="00527038"/>
    <w:rsid w:val="00530981"/>
    <w:rsid w:val="00531048"/>
    <w:rsid w:val="005316CC"/>
    <w:rsid w:val="00531995"/>
    <w:rsid w:val="00533200"/>
    <w:rsid w:val="005336B3"/>
    <w:rsid w:val="00534A2B"/>
    <w:rsid w:val="005367F0"/>
    <w:rsid w:val="00537391"/>
    <w:rsid w:val="00540189"/>
    <w:rsid w:val="0054056C"/>
    <w:rsid w:val="0054098B"/>
    <w:rsid w:val="00541B80"/>
    <w:rsid w:val="005441D2"/>
    <w:rsid w:val="005458A5"/>
    <w:rsid w:val="0054595A"/>
    <w:rsid w:val="005463C8"/>
    <w:rsid w:val="00546F22"/>
    <w:rsid w:val="0054705B"/>
    <w:rsid w:val="005475B0"/>
    <w:rsid w:val="005475E6"/>
    <w:rsid w:val="005476D2"/>
    <w:rsid w:val="00547E6D"/>
    <w:rsid w:val="00550A54"/>
    <w:rsid w:val="00550BBF"/>
    <w:rsid w:val="00550F1C"/>
    <w:rsid w:val="00551778"/>
    <w:rsid w:val="00551889"/>
    <w:rsid w:val="00551BDA"/>
    <w:rsid w:val="005529DC"/>
    <w:rsid w:val="00552C16"/>
    <w:rsid w:val="00554DC4"/>
    <w:rsid w:val="005569A1"/>
    <w:rsid w:val="00556BDF"/>
    <w:rsid w:val="00556E6B"/>
    <w:rsid w:val="0055785D"/>
    <w:rsid w:val="00560061"/>
    <w:rsid w:val="00560708"/>
    <w:rsid w:val="00560760"/>
    <w:rsid w:val="00561067"/>
    <w:rsid w:val="005614BB"/>
    <w:rsid w:val="00561791"/>
    <w:rsid w:val="00562C87"/>
    <w:rsid w:val="00563F44"/>
    <w:rsid w:val="00564665"/>
    <w:rsid w:val="0056474F"/>
    <w:rsid w:val="00564D43"/>
    <w:rsid w:val="00564E0F"/>
    <w:rsid w:val="00564FB7"/>
    <w:rsid w:val="0056577D"/>
    <w:rsid w:val="005659B8"/>
    <w:rsid w:val="00565DC5"/>
    <w:rsid w:val="00566307"/>
    <w:rsid w:val="00566B79"/>
    <w:rsid w:val="00566C59"/>
    <w:rsid w:val="00567485"/>
    <w:rsid w:val="005701DE"/>
    <w:rsid w:val="00570817"/>
    <w:rsid w:val="00570A6F"/>
    <w:rsid w:val="0057153C"/>
    <w:rsid w:val="0057294F"/>
    <w:rsid w:val="00572BF3"/>
    <w:rsid w:val="00572E45"/>
    <w:rsid w:val="00572FFE"/>
    <w:rsid w:val="0057342F"/>
    <w:rsid w:val="005739D6"/>
    <w:rsid w:val="00574450"/>
    <w:rsid w:val="005749C7"/>
    <w:rsid w:val="00574B5B"/>
    <w:rsid w:val="00574D76"/>
    <w:rsid w:val="00574E4D"/>
    <w:rsid w:val="00575030"/>
    <w:rsid w:val="0057563B"/>
    <w:rsid w:val="005757CD"/>
    <w:rsid w:val="005763F3"/>
    <w:rsid w:val="00577548"/>
    <w:rsid w:val="00577862"/>
    <w:rsid w:val="00577E18"/>
    <w:rsid w:val="0058129B"/>
    <w:rsid w:val="00581938"/>
    <w:rsid w:val="005820EE"/>
    <w:rsid w:val="005823C8"/>
    <w:rsid w:val="005824EF"/>
    <w:rsid w:val="00582909"/>
    <w:rsid w:val="00583B32"/>
    <w:rsid w:val="00586EA1"/>
    <w:rsid w:val="005877B8"/>
    <w:rsid w:val="00587876"/>
    <w:rsid w:val="00587B26"/>
    <w:rsid w:val="00590B53"/>
    <w:rsid w:val="00591D31"/>
    <w:rsid w:val="005921BD"/>
    <w:rsid w:val="0059297C"/>
    <w:rsid w:val="005936BF"/>
    <w:rsid w:val="00593CE6"/>
    <w:rsid w:val="005948D2"/>
    <w:rsid w:val="005951D2"/>
    <w:rsid w:val="005952B9"/>
    <w:rsid w:val="00595C7D"/>
    <w:rsid w:val="005968A4"/>
    <w:rsid w:val="00596AC0"/>
    <w:rsid w:val="0059795E"/>
    <w:rsid w:val="00597A82"/>
    <w:rsid w:val="005A010B"/>
    <w:rsid w:val="005A074D"/>
    <w:rsid w:val="005A0A12"/>
    <w:rsid w:val="005A0A13"/>
    <w:rsid w:val="005A1264"/>
    <w:rsid w:val="005A1F0D"/>
    <w:rsid w:val="005A29A3"/>
    <w:rsid w:val="005A2C8B"/>
    <w:rsid w:val="005A2DC1"/>
    <w:rsid w:val="005A2E02"/>
    <w:rsid w:val="005A33BC"/>
    <w:rsid w:val="005A36D2"/>
    <w:rsid w:val="005A451C"/>
    <w:rsid w:val="005A4836"/>
    <w:rsid w:val="005A509F"/>
    <w:rsid w:val="005A54D6"/>
    <w:rsid w:val="005A632C"/>
    <w:rsid w:val="005A65B6"/>
    <w:rsid w:val="005A70E6"/>
    <w:rsid w:val="005A7650"/>
    <w:rsid w:val="005A7689"/>
    <w:rsid w:val="005A7C32"/>
    <w:rsid w:val="005B0DED"/>
    <w:rsid w:val="005B1E88"/>
    <w:rsid w:val="005B2336"/>
    <w:rsid w:val="005B2CA1"/>
    <w:rsid w:val="005B3FCD"/>
    <w:rsid w:val="005B4708"/>
    <w:rsid w:val="005B53DA"/>
    <w:rsid w:val="005B617B"/>
    <w:rsid w:val="005B7F8B"/>
    <w:rsid w:val="005C0718"/>
    <w:rsid w:val="005C09D8"/>
    <w:rsid w:val="005C132D"/>
    <w:rsid w:val="005C1574"/>
    <w:rsid w:val="005C241D"/>
    <w:rsid w:val="005C371D"/>
    <w:rsid w:val="005C39A9"/>
    <w:rsid w:val="005C3ABB"/>
    <w:rsid w:val="005C3B8D"/>
    <w:rsid w:val="005C43BB"/>
    <w:rsid w:val="005C4467"/>
    <w:rsid w:val="005C483A"/>
    <w:rsid w:val="005C5494"/>
    <w:rsid w:val="005C58F5"/>
    <w:rsid w:val="005C66F4"/>
    <w:rsid w:val="005C7393"/>
    <w:rsid w:val="005C7EE6"/>
    <w:rsid w:val="005D00BA"/>
    <w:rsid w:val="005D137D"/>
    <w:rsid w:val="005D31F4"/>
    <w:rsid w:val="005D3815"/>
    <w:rsid w:val="005D427C"/>
    <w:rsid w:val="005D48A1"/>
    <w:rsid w:val="005D492B"/>
    <w:rsid w:val="005D4D4E"/>
    <w:rsid w:val="005D5B5B"/>
    <w:rsid w:val="005D67A9"/>
    <w:rsid w:val="005D6C9A"/>
    <w:rsid w:val="005D6DCC"/>
    <w:rsid w:val="005E2142"/>
    <w:rsid w:val="005E220E"/>
    <w:rsid w:val="005E295A"/>
    <w:rsid w:val="005E30C8"/>
    <w:rsid w:val="005E3C32"/>
    <w:rsid w:val="005E3C9A"/>
    <w:rsid w:val="005E3F69"/>
    <w:rsid w:val="005E5150"/>
    <w:rsid w:val="005E5709"/>
    <w:rsid w:val="005E640A"/>
    <w:rsid w:val="005E69EA"/>
    <w:rsid w:val="005E798C"/>
    <w:rsid w:val="005E7B01"/>
    <w:rsid w:val="005E7C87"/>
    <w:rsid w:val="005F0377"/>
    <w:rsid w:val="005F03C3"/>
    <w:rsid w:val="005F03E9"/>
    <w:rsid w:val="005F077A"/>
    <w:rsid w:val="005F0A8D"/>
    <w:rsid w:val="005F0BBF"/>
    <w:rsid w:val="005F1916"/>
    <w:rsid w:val="005F2D0B"/>
    <w:rsid w:val="005F50C8"/>
    <w:rsid w:val="005F54D3"/>
    <w:rsid w:val="005F5957"/>
    <w:rsid w:val="005F752A"/>
    <w:rsid w:val="0060052F"/>
    <w:rsid w:val="00600570"/>
    <w:rsid w:val="00600F93"/>
    <w:rsid w:val="006011AF"/>
    <w:rsid w:val="006019B1"/>
    <w:rsid w:val="00601A8E"/>
    <w:rsid w:val="00602AC1"/>
    <w:rsid w:val="00602B6D"/>
    <w:rsid w:val="0060499F"/>
    <w:rsid w:val="00604B00"/>
    <w:rsid w:val="00604EE7"/>
    <w:rsid w:val="00605D0B"/>
    <w:rsid w:val="00606012"/>
    <w:rsid w:val="0060766F"/>
    <w:rsid w:val="006101B2"/>
    <w:rsid w:val="0061032B"/>
    <w:rsid w:val="0061221F"/>
    <w:rsid w:val="0061260E"/>
    <w:rsid w:val="006136A7"/>
    <w:rsid w:val="00613BC0"/>
    <w:rsid w:val="00613FBB"/>
    <w:rsid w:val="0061450A"/>
    <w:rsid w:val="00615015"/>
    <w:rsid w:val="00615B21"/>
    <w:rsid w:val="00616764"/>
    <w:rsid w:val="0061689F"/>
    <w:rsid w:val="006173CD"/>
    <w:rsid w:val="0061773B"/>
    <w:rsid w:val="00617915"/>
    <w:rsid w:val="00620C6D"/>
    <w:rsid w:val="006231D5"/>
    <w:rsid w:val="006233E4"/>
    <w:rsid w:val="00624224"/>
    <w:rsid w:val="006305DD"/>
    <w:rsid w:val="006317C1"/>
    <w:rsid w:val="00632B10"/>
    <w:rsid w:val="00632DD7"/>
    <w:rsid w:val="00634DA6"/>
    <w:rsid w:val="00635AC2"/>
    <w:rsid w:val="00636509"/>
    <w:rsid w:val="00636B50"/>
    <w:rsid w:val="0063756C"/>
    <w:rsid w:val="0063777E"/>
    <w:rsid w:val="00637984"/>
    <w:rsid w:val="00640630"/>
    <w:rsid w:val="00640AA8"/>
    <w:rsid w:val="00640D54"/>
    <w:rsid w:val="00641389"/>
    <w:rsid w:val="00642073"/>
    <w:rsid w:val="0064251D"/>
    <w:rsid w:val="00642999"/>
    <w:rsid w:val="00642BF8"/>
    <w:rsid w:val="00645961"/>
    <w:rsid w:val="00647309"/>
    <w:rsid w:val="00647337"/>
    <w:rsid w:val="00647D2D"/>
    <w:rsid w:val="006500D3"/>
    <w:rsid w:val="00650AA9"/>
    <w:rsid w:val="00652F64"/>
    <w:rsid w:val="00653012"/>
    <w:rsid w:val="00653CA9"/>
    <w:rsid w:val="006547A1"/>
    <w:rsid w:val="0065531A"/>
    <w:rsid w:val="00655CF1"/>
    <w:rsid w:val="00655E96"/>
    <w:rsid w:val="00656EB8"/>
    <w:rsid w:val="0065704D"/>
    <w:rsid w:val="006577B5"/>
    <w:rsid w:val="00657DE9"/>
    <w:rsid w:val="006600E6"/>
    <w:rsid w:val="006604F4"/>
    <w:rsid w:val="00660821"/>
    <w:rsid w:val="00660911"/>
    <w:rsid w:val="00661612"/>
    <w:rsid w:val="006619CF"/>
    <w:rsid w:val="00664065"/>
    <w:rsid w:val="00664BD7"/>
    <w:rsid w:val="00665223"/>
    <w:rsid w:val="00665411"/>
    <w:rsid w:val="006659A3"/>
    <w:rsid w:val="0066669F"/>
    <w:rsid w:val="006668C0"/>
    <w:rsid w:val="00667EEF"/>
    <w:rsid w:val="00667F81"/>
    <w:rsid w:val="0067079A"/>
    <w:rsid w:val="00670D4D"/>
    <w:rsid w:val="006713A5"/>
    <w:rsid w:val="006713C5"/>
    <w:rsid w:val="006715A8"/>
    <w:rsid w:val="0067168F"/>
    <w:rsid w:val="00671A9C"/>
    <w:rsid w:val="00671C9C"/>
    <w:rsid w:val="0067204D"/>
    <w:rsid w:val="00673CA3"/>
    <w:rsid w:val="00674689"/>
    <w:rsid w:val="00674C7E"/>
    <w:rsid w:val="00676172"/>
    <w:rsid w:val="00676812"/>
    <w:rsid w:val="00676B87"/>
    <w:rsid w:val="00677160"/>
    <w:rsid w:val="006807C4"/>
    <w:rsid w:val="00681D0B"/>
    <w:rsid w:val="00681FA8"/>
    <w:rsid w:val="00682141"/>
    <w:rsid w:val="006822E5"/>
    <w:rsid w:val="00682A7B"/>
    <w:rsid w:val="00682E1E"/>
    <w:rsid w:val="00683F89"/>
    <w:rsid w:val="0068514A"/>
    <w:rsid w:val="00685561"/>
    <w:rsid w:val="006862F5"/>
    <w:rsid w:val="00686309"/>
    <w:rsid w:val="006871F5"/>
    <w:rsid w:val="00687BE3"/>
    <w:rsid w:val="00687C80"/>
    <w:rsid w:val="00687E35"/>
    <w:rsid w:val="006905CD"/>
    <w:rsid w:val="00690A79"/>
    <w:rsid w:val="006924F4"/>
    <w:rsid w:val="006937E0"/>
    <w:rsid w:val="006944A4"/>
    <w:rsid w:val="0069522E"/>
    <w:rsid w:val="00695EF0"/>
    <w:rsid w:val="006970F8"/>
    <w:rsid w:val="0069723F"/>
    <w:rsid w:val="00697439"/>
    <w:rsid w:val="006979FE"/>
    <w:rsid w:val="00697FE2"/>
    <w:rsid w:val="006A0729"/>
    <w:rsid w:val="006A09DC"/>
    <w:rsid w:val="006A108E"/>
    <w:rsid w:val="006A10F5"/>
    <w:rsid w:val="006A1207"/>
    <w:rsid w:val="006A2C39"/>
    <w:rsid w:val="006A2C82"/>
    <w:rsid w:val="006A4177"/>
    <w:rsid w:val="006A4215"/>
    <w:rsid w:val="006A4A0B"/>
    <w:rsid w:val="006A6198"/>
    <w:rsid w:val="006B05FB"/>
    <w:rsid w:val="006B062A"/>
    <w:rsid w:val="006B0C50"/>
    <w:rsid w:val="006B1D44"/>
    <w:rsid w:val="006B44C7"/>
    <w:rsid w:val="006B4548"/>
    <w:rsid w:val="006B46C8"/>
    <w:rsid w:val="006B486D"/>
    <w:rsid w:val="006B4880"/>
    <w:rsid w:val="006B4A70"/>
    <w:rsid w:val="006B510A"/>
    <w:rsid w:val="006B5366"/>
    <w:rsid w:val="006B54B4"/>
    <w:rsid w:val="006B5650"/>
    <w:rsid w:val="006B5E6C"/>
    <w:rsid w:val="006B770F"/>
    <w:rsid w:val="006B7C87"/>
    <w:rsid w:val="006B7F79"/>
    <w:rsid w:val="006C0242"/>
    <w:rsid w:val="006C068E"/>
    <w:rsid w:val="006C1590"/>
    <w:rsid w:val="006C202F"/>
    <w:rsid w:val="006C2857"/>
    <w:rsid w:val="006C320E"/>
    <w:rsid w:val="006C3606"/>
    <w:rsid w:val="006C37AE"/>
    <w:rsid w:val="006C41CC"/>
    <w:rsid w:val="006C4561"/>
    <w:rsid w:val="006C4580"/>
    <w:rsid w:val="006C489E"/>
    <w:rsid w:val="006C4951"/>
    <w:rsid w:val="006C61B4"/>
    <w:rsid w:val="006C634D"/>
    <w:rsid w:val="006C6883"/>
    <w:rsid w:val="006C6AE6"/>
    <w:rsid w:val="006C7C52"/>
    <w:rsid w:val="006D02E6"/>
    <w:rsid w:val="006D05D8"/>
    <w:rsid w:val="006D1294"/>
    <w:rsid w:val="006D135A"/>
    <w:rsid w:val="006D1949"/>
    <w:rsid w:val="006D1E82"/>
    <w:rsid w:val="006D3311"/>
    <w:rsid w:val="006D361B"/>
    <w:rsid w:val="006D3711"/>
    <w:rsid w:val="006D38B1"/>
    <w:rsid w:val="006D4716"/>
    <w:rsid w:val="006D56BB"/>
    <w:rsid w:val="006D571A"/>
    <w:rsid w:val="006D6153"/>
    <w:rsid w:val="006D6CB5"/>
    <w:rsid w:val="006E0AEB"/>
    <w:rsid w:val="006E0B5F"/>
    <w:rsid w:val="006E0E5E"/>
    <w:rsid w:val="006E1808"/>
    <w:rsid w:val="006E1AF9"/>
    <w:rsid w:val="006E1C27"/>
    <w:rsid w:val="006E39DE"/>
    <w:rsid w:val="006E3A58"/>
    <w:rsid w:val="006E4144"/>
    <w:rsid w:val="006E49F2"/>
    <w:rsid w:val="006E4ED9"/>
    <w:rsid w:val="006E5328"/>
    <w:rsid w:val="006E6CF4"/>
    <w:rsid w:val="006E6FFD"/>
    <w:rsid w:val="006E737E"/>
    <w:rsid w:val="006E759E"/>
    <w:rsid w:val="006E7CC8"/>
    <w:rsid w:val="006F0C2D"/>
    <w:rsid w:val="006F2AA8"/>
    <w:rsid w:val="006F2D9F"/>
    <w:rsid w:val="006F328D"/>
    <w:rsid w:val="006F33B8"/>
    <w:rsid w:val="006F41F0"/>
    <w:rsid w:val="006F46DA"/>
    <w:rsid w:val="006F479C"/>
    <w:rsid w:val="006F51F2"/>
    <w:rsid w:val="006F5808"/>
    <w:rsid w:val="006F5C9A"/>
    <w:rsid w:val="006F5D2E"/>
    <w:rsid w:val="006F625E"/>
    <w:rsid w:val="006F6E98"/>
    <w:rsid w:val="006F7EC7"/>
    <w:rsid w:val="0070018F"/>
    <w:rsid w:val="007002B7"/>
    <w:rsid w:val="007011A0"/>
    <w:rsid w:val="00701B29"/>
    <w:rsid w:val="00701C8C"/>
    <w:rsid w:val="00701F6E"/>
    <w:rsid w:val="007020F0"/>
    <w:rsid w:val="00702195"/>
    <w:rsid w:val="00704188"/>
    <w:rsid w:val="00704315"/>
    <w:rsid w:val="00704346"/>
    <w:rsid w:val="007047C3"/>
    <w:rsid w:val="00704909"/>
    <w:rsid w:val="00704B10"/>
    <w:rsid w:val="00704D95"/>
    <w:rsid w:val="00705161"/>
    <w:rsid w:val="00705210"/>
    <w:rsid w:val="00705B21"/>
    <w:rsid w:val="007077E3"/>
    <w:rsid w:val="00707F25"/>
    <w:rsid w:val="00710B23"/>
    <w:rsid w:val="00710EBC"/>
    <w:rsid w:val="007113CA"/>
    <w:rsid w:val="00712734"/>
    <w:rsid w:val="0071351F"/>
    <w:rsid w:val="0071368C"/>
    <w:rsid w:val="0071370E"/>
    <w:rsid w:val="00713BEE"/>
    <w:rsid w:val="007140F3"/>
    <w:rsid w:val="00714ECB"/>
    <w:rsid w:val="0071534B"/>
    <w:rsid w:val="00715DB4"/>
    <w:rsid w:val="00715F95"/>
    <w:rsid w:val="00717457"/>
    <w:rsid w:val="00717529"/>
    <w:rsid w:val="007176CA"/>
    <w:rsid w:val="00717CBC"/>
    <w:rsid w:val="00720D26"/>
    <w:rsid w:val="00720FBD"/>
    <w:rsid w:val="00721675"/>
    <w:rsid w:val="00721700"/>
    <w:rsid w:val="007220D5"/>
    <w:rsid w:val="00723649"/>
    <w:rsid w:val="00723712"/>
    <w:rsid w:val="00725ED5"/>
    <w:rsid w:val="00726053"/>
    <w:rsid w:val="00726870"/>
    <w:rsid w:val="00726DA4"/>
    <w:rsid w:val="00733F09"/>
    <w:rsid w:val="007345A5"/>
    <w:rsid w:val="00735950"/>
    <w:rsid w:val="00735F61"/>
    <w:rsid w:val="00736659"/>
    <w:rsid w:val="00741241"/>
    <w:rsid w:val="00742110"/>
    <w:rsid w:val="00742983"/>
    <w:rsid w:val="007432B6"/>
    <w:rsid w:val="007432DB"/>
    <w:rsid w:val="00744E57"/>
    <w:rsid w:val="0074557C"/>
    <w:rsid w:val="0074624A"/>
    <w:rsid w:val="00746751"/>
    <w:rsid w:val="0074687D"/>
    <w:rsid w:val="0074773C"/>
    <w:rsid w:val="00747ACD"/>
    <w:rsid w:val="00747B89"/>
    <w:rsid w:val="00750F3C"/>
    <w:rsid w:val="007518A3"/>
    <w:rsid w:val="007519B1"/>
    <w:rsid w:val="00753099"/>
    <w:rsid w:val="007531C1"/>
    <w:rsid w:val="007531FF"/>
    <w:rsid w:val="0075334A"/>
    <w:rsid w:val="00753506"/>
    <w:rsid w:val="0075376D"/>
    <w:rsid w:val="00754228"/>
    <w:rsid w:val="00754462"/>
    <w:rsid w:val="00754768"/>
    <w:rsid w:val="00754AFF"/>
    <w:rsid w:val="00754C58"/>
    <w:rsid w:val="00754CC8"/>
    <w:rsid w:val="00755266"/>
    <w:rsid w:val="007553A1"/>
    <w:rsid w:val="00755E1D"/>
    <w:rsid w:val="00756151"/>
    <w:rsid w:val="00756D11"/>
    <w:rsid w:val="00756E50"/>
    <w:rsid w:val="00756E6F"/>
    <w:rsid w:val="00757040"/>
    <w:rsid w:val="00760710"/>
    <w:rsid w:val="0076093A"/>
    <w:rsid w:val="00760A69"/>
    <w:rsid w:val="00760E34"/>
    <w:rsid w:val="00761929"/>
    <w:rsid w:val="00762BF5"/>
    <w:rsid w:val="00762D5E"/>
    <w:rsid w:val="0076302F"/>
    <w:rsid w:val="00764A72"/>
    <w:rsid w:val="00764C75"/>
    <w:rsid w:val="00765CE5"/>
    <w:rsid w:val="0076757D"/>
    <w:rsid w:val="00767DEC"/>
    <w:rsid w:val="00770B68"/>
    <w:rsid w:val="007712CE"/>
    <w:rsid w:val="00771A36"/>
    <w:rsid w:val="007721DF"/>
    <w:rsid w:val="00772365"/>
    <w:rsid w:val="00772EE9"/>
    <w:rsid w:val="0077302A"/>
    <w:rsid w:val="007734B6"/>
    <w:rsid w:val="007734B7"/>
    <w:rsid w:val="00773C56"/>
    <w:rsid w:val="007743E3"/>
    <w:rsid w:val="007746D4"/>
    <w:rsid w:val="007748B8"/>
    <w:rsid w:val="00775474"/>
    <w:rsid w:val="0077549E"/>
    <w:rsid w:val="007756B2"/>
    <w:rsid w:val="0077581C"/>
    <w:rsid w:val="00776BB0"/>
    <w:rsid w:val="00777AE0"/>
    <w:rsid w:val="0078064D"/>
    <w:rsid w:val="00781542"/>
    <w:rsid w:val="00781683"/>
    <w:rsid w:val="00782569"/>
    <w:rsid w:val="00782973"/>
    <w:rsid w:val="00783770"/>
    <w:rsid w:val="00784301"/>
    <w:rsid w:val="0078471C"/>
    <w:rsid w:val="00784B1E"/>
    <w:rsid w:val="007852B6"/>
    <w:rsid w:val="0078635C"/>
    <w:rsid w:val="007872D5"/>
    <w:rsid w:val="00787698"/>
    <w:rsid w:val="00787948"/>
    <w:rsid w:val="007908EF"/>
    <w:rsid w:val="00790A5E"/>
    <w:rsid w:val="0079125B"/>
    <w:rsid w:val="007913DC"/>
    <w:rsid w:val="0079163C"/>
    <w:rsid w:val="00792CAD"/>
    <w:rsid w:val="00793480"/>
    <w:rsid w:val="00796466"/>
    <w:rsid w:val="00796679"/>
    <w:rsid w:val="0079671E"/>
    <w:rsid w:val="00796FEF"/>
    <w:rsid w:val="007970F6"/>
    <w:rsid w:val="00797D25"/>
    <w:rsid w:val="007A0255"/>
    <w:rsid w:val="007A0F89"/>
    <w:rsid w:val="007A0FE9"/>
    <w:rsid w:val="007A1549"/>
    <w:rsid w:val="007A1B31"/>
    <w:rsid w:val="007A22D4"/>
    <w:rsid w:val="007A258B"/>
    <w:rsid w:val="007A281C"/>
    <w:rsid w:val="007A2B41"/>
    <w:rsid w:val="007A365C"/>
    <w:rsid w:val="007A4607"/>
    <w:rsid w:val="007A4663"/>
    <w:rsid w:val="007A46BD"/>
    <w:rsid w:val="007A4CDF"/>
    <w:rsid w:val="007A4EFB"/>
    <w:rsid w:val="007A6020"/>
    <w:rsid w:val="007A6853"/>
    <w:rsid w:val="007A6C60"/>
    <w:rsid w:val="007A72EA"/>
    <w:rsid w:val="007A73CD"/>
    <w:rsid w:val="007A767D"/>
    <w:rsid w:val="007B02B9"/>
    <w:rsid w:val="007B0617"/>
    <w:rsid w:val="007B1D7B"/>
    <w:rsid w:val="007B2907"/>
    <w:rsid w:val="007B3426"/>
    <w:rsid w:val="007B361C"/>
    <w:rsid w:val="007B3A33"/>
    <w:rsid w:val="007B41D3"/>
    <w:rsid w:val="007B450C"/>
    <w:rsid w:val="007B4DF0"/>
    <w:rsid w:val="007B5780"/>
    <w:rsid w:val="007B5E5C"/>
    <w:rsid w:val="007B5E7A"/>
    <w:rsid w:val="007B5FC2"/>
    <w:rsid w:val="007B7109"/>
    <w:rsid w:val="007C00FF"/>
    <w:rsid w:val="007C0DA7"/>
    <w:rsid w:val="007C1AF3"/>
    <w:rsid w:val="007C1E27"/>
    <w:rsid w:val="007C28AA"/>
    <w:rsid w:val="007C30CB"/>
    <w:rsid w:val="007C3939"/>
    <w:rsid w:val="007C3CC4"/>
    <w:rsid w:val="007C504E"/>
    <w:rsid w:val="007C5195"/>
    <w:rsid w:val="007C52CB"/>
    <w:rsid w:val="007C5BC8"/>
    <w:rsid w:val="007C7058"/>
    <w:rsid w:val="007C721B"/>
    <w:rsid w:val="007C73CE"/>
    <w:rsid w:val="007C75AF"/>
    <w:rsid w:val="007D0024"/>
    <w:rsid w:val="007D04B9"/>
    <w:rsid w:val="007D06E7"/>
    <w:rsid w:val="007D0B02"/>
    <w:rsid w:val="007D1442"/>
    <w:rsid w:val="007D1A3A"/>
    <w:rsid w:val="007D1B9A"/>
    <w:rsid w:val="007D211D"/>
    <w:rsid w:val="007D2251"/>
    <w:rsid w:val="007D3106"/>
    <w:rsid w:val="007D3747"/>
    <w:rsid w:val="007D4948"/>
    <w:rsid w:val="007D4D82"/>
    <w:rsid w:val="007D50D4"/>
    <w:rsid w:val="007D5337"/>
    <w:rsid w:val="007D55D7"/>
    <w:rsid w:val="007D6242"/>
    <w:rsid w:val="007D6A62"/>
    <w:rsid w:val="007D6E08"/>
    <w:rsid w:val="007D7FAF"/>
    <w:rsid w:val="007E11CF"/>
    <w:rsid w:val="007E1CBD"/>
    <w:rsid w:val="007E22BE"/>
    <w:rsid w:val="007E2872"/>
    <w:rsid w:val="007E2C0F"/>
    <w:rsid w:val="007E2E32"/>
    <w:rsid w:val="007E3AA9"/>
    <w:rsid w:val="007E4793"/>
    <w:rsid w:val="007E4D9A"/>
    <w:rsid w:val="007E62EB"/>
    <w:rsid w:val="007E6B3F"/>
    <w:rsid w:val="007F15FC"/>
    <w:rsid w:val="007F1961"/>
    <w:rsid w:val="007F1C78"/>
    <w:rsid w:val="007F28B0"/>
    <w:rsid w:val="007F2AC3"/>
    <w:rsid w:val="007F2FA4"/>
    <w:rsid w:val="007F3628"/>
    <w:rsid w:val="007F3646"/>
    <w:rsid w:val="007F50FB"/>
    <w:rsid w:val="007F548F"/>
    <w:rsid w:val="007F5680"/>
    <w:rsid w:val="007F5CA8"/>
    <w:rsid w:val="007F6327"/>
    <w:rsid w:val="008015B0"/>
    <w:rsid w:val="00801954"/>
    <w:rsid w:val="00801DCB"/>
    <w:rsid w:val="00802768"/>
    <w:rsid w:val="00802CEA"/>
    <w:rsid w:val="00803050"/>
    <w:rsid w:val="00804534"/>
    <w:rsid w:val="00804587"/>
    <w:rsid w:val="008056C0"/>
    <w:rsid w:val="00805DC7"/>
    <w:rsid w:val="00806770"/>
    <w:rsid w:val="00806A39"/>
    <w:rsid w:val="00806AF9"/>
    <w:rsid w:val="00807632"/>
    <w:rsid w:val="00807EBF"/>
    <w:rsid w:val="008117A0"/>
    <w:rsid w:val="00812D64"/>
    <w:rsid w:val="00813948"/>
    <w:rsid w:val="008143CD"/>
    <w:rsid w:val="008146FE"/>
    <w:rsid w:val="0081470F"/>
    <w:rsid w:val="00815C82"/>
    <w:rsid w:val="00816AE9"/>
    <w:rsid w:val="0081708E"/>
    <w:rsid w:val="008177E2"/>
    <w:rsid w:val="00820893"/>
    <w:rsid w:val="00820BD8"/>
    <w:rsid w:val="00821A32"/>
    <w:rsid w:val="008251CB"/>
    <w:rsid w:val="00825541"/>
    <w:rsid w:val="0082571F"/>
    <w:rsid w:val="0082582E"/>
    <w:rsid w:val="00825CD7"/>
    <w:rsid w:val="00825EC1"/>
    <w:rsid w:val="00826D98"/>
    <w:rsid w:val="00827161"/>
    <w:rsid w:val="00827835"/>
    <w:rsid w:val="00827D23"/>
    <w:rsid w:val="0083005F"/>
    <w:rsid w:val="008301BC"/>
    <w:rsid w:val="00830393"/>
    <w:rsid w:val="00830682"/>
    <w:rsid w:val="00831517"/>
    <w:rsid w:val="00831A98"/>
    <w:rsid w:val="0083316B"/>
    <w:rsid w:val="00834F41"/>
    <w:rsid w:val="00835ACD"/>
    <w:rsid w:val="008368C8"/>
    <w:rsid w:val="00837117"/>
    <w:rsid w:val="0083742D"/>
    <w:rsid w:val="008400C7"/>
    <w:rsid w:val="00840FD6"/>
    <w:rsid w:val="008410B8"/>
    <w:rsid w:val="00842D17"/>
    <w:rsid w:val="0084304B"/>
    <w:rsid w:val="00843277"/>
    <w:rsid w:val="00843AA6"/>
    <w:rsid w:val="00843B83"/>
    <w:rsid w:val="00844635"/>
    <w:rsid w:val="00844B6C"/>
    <w:rsid w:val="0084593D"/>
    <w:rsid w:val="008468EB"/>
    <w:rsid w:val="00846F2D"/>
    <w:rsid w:val="0084706A"/>
    <w:rsid w:val="00847C87"/>
    <w:rsid w:val="00850579"/>
    <w:rsid w:val="00850E4E"/>
    <w:rsid w:val="00851A07"/>
    <w:rsid w:val="00852153"/>
    <w:rsid w:val="008523D1"/>
    <w:rsid w:val="0085244F"/>
    <w:rsid w:val="00854312"/>
    <w:rsid w:val="00855B15"/>
    <w:rsid w:val="00855CC1"/>
    <w:rsid w:val="00855F95"/>
    <w:rsid w:val="00856CE5"/>
    <w:rsid w:val="008603C8"/>
    <w:rsid w:val="00860AA7"/>
    <w:rsid w:val="00860B33"/>
    <w:rsid w:val="00861795"/>
    <w:rsid w:val="008622D7"/>
    <w:rsid w:val="008627F6"/>
    <w:rsid w:val="008632B4"/>
    <w:rsid w:val="0086360A"/>
    <w:rsid w:val="00863ABF"/>
    <w:rsid w:val="008647BB"/>
    <w:rsid w:val="00864A61"/>
    <w:rsid w:val="0086671C"/>
    <w:rsid w:val="00866EF6"/>
    <w:rsid w:val="008672EB"/>
    <w:rsid w:val="00870B22"/>
    <w:rsid w:val="00870E20"/>
    <w:rsid w:val="00871071"/>
    <w:rsid w:val="00871865"/>
    <w:rsid w:val="0087298C"/>
    <w:rsid w:val="00873198"/>
    <w:rsid w:val="00873922"/>
    <w:rsid w:val="00874ED5"/>
    <w:rsid w:val="00875874"/>
    <w:rsid w:val="00876755"/>
    <w:rsid w:val="0088087B"/>
    <w:rsid w:val="008813E0"/>
    <w:rsid w:val="0088160B"/>
    <w:rsid w:val="0088220F"/>
    <w:rsid w:val="00882EE8"/>
    <w:rsid w:val="0088316B"/>
    <w:rsid w:val="00883197"/>
    <w:rsid w:val="00884683"/>
    <w:rsid w:val="00885FEE"/>
    <w:rsid w:val="0088629C"/>
    <w:rsid w:val="00886F70"/>
    <w:rsid w:val="00890000"/>
    <w:rsid w:val="00890425"/>
    <w:rsid w:val="00890A59"/>
    <w:rsid w:val="008914B7"/>
    <w:rsid w:val="00892143"/>
    <w:rsid w:val="008921F4"/>
    <w:rsid w:val="00893012"/>
    <w:rsid w:val="00893D7A"/>
    <w:rsid w:val="008946F4"/>
    <w:rsid w:val="00894CFF"/>
    <w:rsid w:val="00894FA1"/>
    <w:rsid w:val="008960CD"/>
    <w:rsid w:val="00896711"/>
    <w:rsid w:val="0089689C"/>
    <w:rsid w:val="00896A49"/>
    <w:rsid w:val="0089773F"/>
    <w:rsid w:val="00897A08"/>
    <w:rsid w:val="008A06C7"/>
    <w:rsid w:val="008A0E76"/>
    <w:rsid w:val="008A0EA3"/>
    <w:rsid w:val="008A1A36"/>
    <w:rsid w:val="008A1B3F"/>
    <w:rsid w:val="008A2035"/>
    <w:rsid w:val="008A323E"/>
    <w:rsid w:val="008A370D"/>
    <w:rsid w:val="008A4D6F"/>
    <w:rsid w:val="008B0639"/>
    <w:rsid w:val="008B1206"/>
    <w:rsid w:val="008B166B"/>
    <w:rsid w:val="008B1FB7"/>
    <w:rsid w:val="008B2141"/>
    <w:rsid w:val="008B2A27"/>
    <w:rsid w:val="008B2F63"/>
    <w:rsid w:val="008B305B"/>
    <w:rsid w:val="008B3AF8"/>
    <w:rsid w:val="008B3BF9"/>
    <w:rsid w:val="008B5285"/>
    <w:rsid w:val="008B557D"/>
    <w:rsid w:val="008B5622"/>
    <w:rsid w:val="008B6757"/>
    <w:rsid w:val="008B67AE"/>
    <w:rsid w:val="008B6A9C"/>
    <w:rsid w:val="008B78C3"/>
    <w:rsid w:val="008B7BB8"/>
    <w:rsid w:val="008B7FCA"/>
    <w:rsid w:val="008C0A9C"/>
    <w:rsid w:val="008C0E1C"/>
    <w:rsid w:val="008C1602"/>
    <w:rsid w:val="008C193D"/>
    <w:rsid w:val="008C28C5"/>
    <w:rsid w:val="008C2B44"/>
    <w:rsid w:val="008C2F16"/>
    <w:rsid w:val="008C36AD"/>
    <w:rsid w:val="008C47C4"/>
    <w:rsid w:val="008C4FB1"/>
    <w:rsid w:val="008C6842"/>
    <w:rsid w:val="008C6DEE"/>
    <w:rsid w:val="008D1248"/>
    <w:rsid w:val="008D1374"/>
    <w:rsid w:val="008D167E"/>
    <w:rsid w:val="008D2284"/>
    <w:rsid w:val="008D3CF8"/>
    <w:rsid w:val="008D3F96"/>
    <w:rsid w:val="008D4E36"/>
    <w:rsid w:val="008D5204"/>
    <w:rsid w:val="008D53DC"/>
    <w:rsid w:val="008D54B1"/>
    <w:rsid w:val="008D6677"/>
    <w:rsid w:val="008D6EBF"/>
    <w:rsid w:val="008D713E"/>
    <w:rsid w:val="008D7273"/>
    <w:rsid w:val="008E0626"/>
    <w:rsid w:val="008E0A6C"/>
    <w:rsid w:val="008E1233"/>
    <w:rsid w:val="008E22D2"/>
    <w:rsid w:val="008E240B"/>
    <w:rsid w:val="008E25A9"/>
    <w:rsid w:val="008E2A1E"/>
    <w:rsid w:val="008E3532"/>
    <w:rsid w:val="008E3AA4"/>
    <w:rsid w:val="008E4266"/>
    <w:rsid w:val="008E5D1B"/>
    <w:rsid w:val="008E6F6E"/>
    <w:rsid w:val="008E717E"/>
    <w:rsid w:val="008E759E"/>
    <w:rsid w:val="008E7F8D"/>
    <w:rsid w:val="008F0910"/>
    <w:rsid w:val="008F1784"/>
    <w:rsid w:val="008F2885"/>
    <w:rsid w:val="008F3837"/>
    <w:rsid w:val="008F3BFF"/>
    <w:rsid w:val="008F3E5A"/>
    <w:rsid w:val="008F4F99"/>
    <w:rsid w:val="008F5333"/>
    <w:rsid w:val="008F57CD"/>
    <w:rsid w:val="008F5A71"/>
    <w:rsid w:val="008F6685"/>
    <w:rsid w:val="008F68C8"/>
    <w:rsid w:val="008F7415"/>
    <w:rsid w:val="008F788B"/>
    <w:rsid w:val="008F7C4D"/>
    <w:rsid w:val="009005D5"/>
    <w:rsid w:val="009014E4"/>
    <w:rsid w:val="0090166E"/>
    <w:rsid w:val="00901B96"/>
    <w:rsid w:val="00902EDF"/>
    <w:rsid w:val="00903038"/>
    <w:rsid w:val="00903186"/>
    <w:rsid w:val="0090352D"/>
    <w:rsid w:val="009039CA"/>
    <w:rsid w:val="0090510E"/>
    <w:rsid w:val="009054B2"/>
    <w:rsid w:val="00905C3B"/>
    <w:rsid w:val="00906136"/>
    <w:rsid w:val="00906AFC"/>
    <w:rsid w:val="0090732D"/>
    <w:rsid w:val="009109C3"/>
    <w:rsid w:val="00912128"/>
    <w:rsid w:val="0091214E"/>
    <w:rsid w:val="00912AB6"/>
    <w:rsid w:val="009136A9"/>
    <w:rsid w:val="00913D95"/>
    <w:rsid w:val="00914423"/>
    <w:rsid w:val="009152B6"/>
    <w:rsid w:val="009152CC"/>
    <w:rsid w:val="0091549C"/>
    <w:rsid w:val="00916850"/>
    <w:rsid w:val="009179A3"/>
    <w:rsid w:val="00917ACC"/>
    <w:rsid w:val="00917B7F"/>
    <w:rsid w:val="00917E72"/>
    <w:rsid w:val="009201B7"/>
    <w:rsid w:val="00920F5F"/>
    <w:rsid w:val="00922562"/>
    <w:rsid w:val="00922696"/>
    <w:rsid w:val="009227E7"/>
    <w:rsid w:val="009232DC"/>
    <w:rsid w:val="00924AEE"/>
    <w:rsid w:val="00925051"/>
    <w:rsid w:val="00925A02"/>
    <w:rsid w:val="0092658D"/>
    <w:rsid w:val="0092705F"/>
    <w:rsid w:val="00927A91"/>
    <w:rsid w:val="00927B0E"/>
    <w:rsid w:val="0093130C"/>
    <w:rsid w:val="00931316"/>
    <w:rsid w:val="00931627"/>
    <w:rsid w:val="00931788"/>
    <w:rsid w:val="00931C01"/>
    <w:rsid w:val="00932667"/>
    <w:rsid w:val="0093288D"/>
    <w:rsid w:val="00932A4B"/>
    <w:rsid w:val="00933533"/>
    <w:rsid w:val="00933E85"/>
    <w:rsid w:val="00934BF0"/>
    <w:rsid w:val="00935122"/>
    <w:rsid w:val="00935924"/>
    <w:rsid w:val="00936388"/>
    <w:rsid w:val="009378D8"/>
    <w:rsid w:val="00937F1C"/>
    <w:rsid w:val="00940B2E"/>
    <w:rsid w:val="00940F53"/>
    <w:rsid w:val="009413C3"/>
    <w:rsid w:val="00941649"/>
    <w:rsid w:val="00941A3C"/>
    <w:rsid w:val="009438E7"/>
    <w:rsid w:val="009448A3"/>
    <w:rsid w:val="00944A7D"/>
    <w:rsid w:val="009451E1"/>
    <w:rsid w:val="0094621D"/>
    <w:rsid w:val="00946785"/>
    <w:rsid w:val="00947808"/>
    <w:rsid w:val="009478D2"/>
    <w:rsid w:val="00947EC1"/>
    <w:rsid w:val="00950413"/>
    <w:rsid w:val="009519FC"/>
    <w:rsid w:val="00953140"/>
    <w:rsid w:val="009538F9"/>
    <w:rsid w:val="00955254"/>
    <w:rsid w:val="009555BD"/>
    <w:rsid w:val="00955E9B"/>
    <w:rsid w:val="00956501"/>
    <w:rsid w:val="00956E62"/>
    <w:rsid w:val="00957F33"/>
    <w:rsid w:val="009604B8"/>
    <w:rsid w:val="00960799"/>
    <w:rsid w:val="009619EA"/>
    <w:rsid w:val="00961F6B"/>
    <w:rsid w:val="00961FFA"/>
    <w:rsid w:val="009627EA"/>
    <w:rsid w:val="009629BD"/>
    <w:rsid w:val="00962A6E"/>
    <w:rsid w:val="00962D30"/>
    <w:rsid w:val="0096520F"/>
    <w:rsid w:val="00965362"/>
    <w:rsid w:val="00966062"/>
    <w:rsid w:val="009668A7"/>
    <w:rsid w:val="00966FC8"/>
    <w:rsid w:val="009675FC"/>
    <w:rsid w:val="00970153"/>
    <w:rsid w:val="00970A17"/>
    <w:rsid w:val="009725AC"/>
    <w:rsid w:val="00972989"/>
    <w:rsid w:val="0097316C"/>
    <w:rsid w:val="009733A9"/>
    <w:rsid w:val="009733D9"/>
    <w:rsid w:val="00974611"/>
    <w:rsid w:val="00975759"/>
    <w:rsid w:val="00975AA2"/>
    <w:rsid w:val="009772E6"/>
    <w:rsid w:val="0097732A"/>
    <w:rsid w:val="009804E8"/>
    <w:rsid w:val="00980673"/>
    <w:rsid w:val="00980C60"/>
    <w:rsid w:val="00980CEB"/>
    <w:rsid w:val="00981399"/>
    <w:rsid w:val="0098172E"/>
    <w:rsid w:val="00981B20"/>
    <w:rsid w:val="0098250D"/>
    <w:rsid w:val="009828AF"/>
    <w:rsid w:val="00985B2C"/>
    <w:rsid w:val="009867EF"/>
    <w:rsid w:val="00990A62"/>
    <w:rsid w:val="00990FAD"/>
    <w:rsid w:val="009925C0"/>
    <w:rsid w:val="00992A4D"/>
    <w:rsid w:val="00992FE8"/>
    <w:rsid w:val="009939A5"/>
    <w:rsid w:val="00994E03"/>
    <w:rsid w:val="00994EB1"/>
    <w:rsid w:val="00995F99"/>
    <w:rsid w:val="00996DCB"/>
    <w:rsid w:val="009973D1"/>
    <w:rsid w:val="009A00C4"/>
    <w:rsid w:val="009A07F3"/>
    <w:rsid w:val="009A08D8"/>
    <w:rsid w:val="009A0996"/>
    <w:rsid w:val="009A0FCA"/>
    <w:rsid w:val="009A15F6"/>
    <w:rsid w:val="009A2986"/>
    <w:rsid w:val="009A2A2E"/>
    <w:rsid w:val="009A3CCE"/>
    <w:rsid w:val="009A41B0"/>
    <w:rsid w:val="009A5A43"/>
    <w:rsid w:val="009A6D4A"/>
    <w:rsid w:val="009A6D73"/>
    <w:rsid w:val="009A70AC"/>
    <w:rsid w:val="009B09D7"/>
    <w:rsid w:val="009B1361"/>
    <w:rsid w:val="009B176C"/>
    <w:rsid w:val="009B2136"/>
    <w:rsid w:val="009B2880"/>
    <w:rsid w:val="009B30A7"/>
    <w:rsid w:val="009B4208"/>
    <w:rsid w:val="009B4685"/>
    <w:rsid w:val="009B60EF"/>
    <w:rsid w:val="009B78BF"/>
    <w:rsid w:val="009C0822"/>
    <w:rsid w:val="009C0896"/>
    <w:rsid w:val="009C1342"/>
    <w:rsid w:val="009C143D"/>
    <w:rsid w:val="009C14FA"/>
    <w:rsid w:val="009C15AA"/>
    <w:rsid w:val="009C1BE1"/>
    <w:rsid w:val="009C385C"/>
    <w:rsid w:val="009C3C0E"/>
    <w:rsid w:val="009C405A"/>
    <w:rsid w:val="009C5CEC"/>
    <w:rsid w:val="009C5D04"/>
    <w:rsid w:val="009C5E27"/>
    <w:rsid w:val="009C69F2"/>
    <w:rsid w:val="009C6D86"/>
    <w:rsid w:val="009C723B"/>
    <w:rsid w:val="009C7A16"/>
    <w:rsid w:val="009C7A1A"/>
    <w:rsid w:val="009D007E"/>
    <w:rsid w:val="009D067A"/>
    <w:rsid w:val="009D0FC7"/>
    <w:rsid w:val="009D13F0"/>
    <w:rsid w:val="009D1E3E"/>
    <w:rsid w:val="009D1E87"/>
    <w:rsid w:val="009D29CC"/>
    <w:rsid w:val="009D29E6"/>
    <w:rsid w:val="009D3BB9"/>
    <w:rsid w:val="009D3D93"/>
    <w:rsid w:val="009D41B4"/>
    <w:rsid w:val="009D4630"/>
    <w:rsid w:val="009D5719"/>
    <w:rsid w:val="009D5A70"/>
    <w:rsid w:val="009D5F28"/>
    <w:rsid w:val="009D72B8"/>
    <w:rsid w:val="009E01EB"/>
    <w:rsid w:val="009E09C0"/>
    <w:rsid w:val="009E1012"/>
    <w:rsid w:val="009E1CBD"/>
    <w:rsid w:val="009E1D55"/>
    <w:rsid w:val="009E2A46"/>
    <w:rsid w:val="009E37B4"/>
    <w:rsid w:val="009E37DD"/>
    <w:rsid w:val="009E3DE6"/>
    <w:rsid w:val="009E4149"/>
    <w:rsid w:val="009E4A9E"/>
    <w:rsid w:val="009E5E61"/>
    <w:rsid w:val="009E65EE"/>
    <w:rsid w:val="009E683B"/>
    <w:rsid w:val="009E7143"/>
    <w:rsid w:val="009E7C4A"/>
    <w:rsid w:val="009E7D91"/>
    <w:rsid w:val="009F0D92"/>
    <w:rsid w:val="009F13ED"/>
    <w:rsid w:val="009F1C99"/>
    <w:rsid w:val="009F1DA0"/>
    <w:rsid w:val="009F2463"/>
    <w:rsid w:val="009F2668"/>
    <w:rsid w:val="009F2D1A"/>
    <w:rsid w:val="009F33D0"/>
    <w:rsid w:val="009F3C79"/>
    <w:rsid w:val="009F44A4"/>
    <w:rsid w:val="009F5969"/>
    <w:rsid w:val="009F6080"/>
    <w:rsid w:val="009F62FC"/>
    <w:rsid w:val="009F6468"/>
    <w:rsid w:val="009F6DDB"/>
    <w:rsid w:val="009F752D"/>
    <w:rsid w:val="009F7DE5"/>
    <w:rsid w:val="00A0013D"/>
    <w:rsid w:val="00A001C0"/>
    <w:rsid w:val="00A00534"/>
    <w:rsid w:val="00A00D45"/>
    <w:rsid w:val="00A0128B"/>
    <w:rsid w:val="00A01A37"/>
    <w:rsid w:val="00A01DB7"/>
    <w:rsid w:val="00A01E8F"/>
    <w:rsid w:val="00A020BB"/>
    <w:rsid w:val="00A03DDB"/>
    <w:rsid w:val="00A03F94"/>
    <w:rsid w:val="00A05366"/>
    <w:rsid w:val="00A05860"/>
    <w:rsid w:val="00A109DB"/>
    <w:rsid w:val="00A111B2"/>
    <w:rsid w:val="00A11318"/>
    <w:rsid w:val="00A11EDE"/>
    <w:rsid w:val="00A121E5"/>
    <w:rsid w:val="00A128A2"/>
    <w:rsid w:val="00A130EA"/>
    <w:rsid w:val="00A15669"/>
    <w:rsid w:val="00A1575C"/>
    <w:rsid w:val="00A1603A"/>
    <w:rsid w:val="00A165D4"/>
    <w:rsid w:val="00A169C6"/>
    <w:rsid w:val="00A1707F"/>
    <w:rsid w:val="00A177F8"/>
    <w:rsid w:val="00A203A1"/>
    <w:rsid w:val="00A20BB4"/>
    <w:rsid w:val="00A20C95"/>
    <w:rsid w:val="00A20E08"/>
    <w:rsid w:val="00A20FD4"/>
    <w:rsid w:val="00A2153D"/>
    <w:rsid w:val="00A221FC"/>
    <w:rsid w:val="00A223E9"/>
    <w:rsid w:val="00A22D53"/>
    <w:rsid w:val="00A2317F"/>
    <w:rsid w:val="00A24D87"/>
    <w:rsid w:val="00A24E1C"/>
    <w:rsid w:val="00A2579C"/>
    <w:rsid w:val="00A257C5"/>
    <w:rsid w:val="00A276AD"/>
    <w:rsid w:val="00A30678"/>
    <w:rsid w:val="00A31459"/>
    <w:rsid w:val="00A3325B"/>
    <w:rsid w:val="00A33912"/>
    <w:rsid w:val="00A33DD2"/>
    <w:rsid w:val="00A34E5C"/>
    <w:rsid w:val="00A351DF"/>
    <w:rsid w:val="00A35A4A"/>
    <w:rsid w:val="00A35B94"/>
    <w:rsid w:val="00A35F92"/>
    <w:rsid w:val="00A36C89"/>
    <w:rsid w:val="00A37225"/>
    <w:rsid w:val="00A3731B"/>
    <w:rsid w:val="00A40503"/>
    <w:rsid w:val="00A41034"/>
    <w:rsid w:val="00A41434"/>
    <w:rsid w:val="00A41DB2"/>
    <w:rsid w:val="00A42A17"/>
    <w:rsid w:val="00A42B55"/>
    <w:rsid w:val="00A42C86"/>
    <w:rsid w:val="00A43C82"/>
    <w:rsid w:val="00A43CE8"/>
    <w:rsid w:val="00A43DDF"/>
    <w:rsid w:val="00A447C9"/>
    <w:rsid w:val="00A44933"/>
    <w:rsid w:val="00A45A23"/>
    <w:rsid w:val="00A46474"/>
    <w:rsid w:val="00A47CD9"/>
    <w:rsid w:val="00A51831"/>
    <w:rsid w:val="00A518C8"/>
    <w:rsid w:val="00A51ACF"/>
    <w:rsid w:val="00A5254C"/>
    <w:rsid w:val="00A52918"/>
    <w:rsid w:val="00A52A9C"/>
    <w:rsid w:val="00A52F18"/>
    <w:rsid w:val="00A53F59"/>
    <w:rsid w:val="00A53F8C"/>
    <w:rsid w:val="00A541A5"/>
    <w:rsid w:val="00A54C54"/>
    <w:rsid w:val="00A54C92"/>
    <w:rsid w:val="00A54D97"/>
    <w:rsid w:val="00A55A75"/>
    <w:rsid w:val="00A56B26"/>
    <w:rsid w:val="00A56CEC"/>
    <w:rsid w:val="00A577B8"/>
    <w:rsid w:val="00A57B9E"/>
    <w:rsid w:val="00A57E00"/>
    <w:rsid w:val="00A57F40"/>
    <w:rsid w:val="00A602B1"/>
    <w:rsid w:val="00A60B52"/>
    <w:rsid w:val="00A615E1"/>
    <w:rsid w:val="00A621A9"/>
    <w:rsid w:val="00A62213"/>
    <w:rsid w:val="00A62424"/>
    <w:rsid w:val="00A629F2"/>
    <w:rsid w:val="00A6319C"/>
    <w:rsid w:val="00A65690"/>
    <w:rsid w:val="00A66C2C"/>
    <w:rsid w:val="00A67824"/>
    <w:rsid w:val="00A70E72"/>
    <w:rsid w:val="00A71F42"/>
    <w:rsid w:val="00A72745"/>
    <w:rsid w:val="00A72EC1"/>
    <w:rsid w:val="00A72FE1"/>
    <w:rsid w:val="00A7347F"/>
    <w:rsid w:val="00A73DC4"/>
    <w:rsid w:val="00A76515"/>
    <w:rsid w:val="00A76568"/>
    <w:rsid w:val="00A771D8"/>
    <w:rsid w:val="00A814D4"/>
    <w:rsid w:val="00A816FE"/>
    <w:rsid w:val="00A8172A"/>
    <w:rsid w:val="00A8203D"/>
    <w:rsid w:val="00A82E09"/>
    <w:rsid w:val="00A83465"/>
    <w:rsid w:val="00A841A6"/>
    <w:rsid w:val="00A8451E"/>
    <w:rsid w:val="00A849E2"/>
    <w:rsid w:val="00A84E2A"/>
    <w:rsid w:val="00A85256"/>
    <w:rsid w:val="00A85FD8"/>
    <w:rsid w:val="00A86414"/>
    <w:rsid w:val="00A869DD"/>
    <w:rsid w:val="00A86FAB"/>
    <w:rsid w:val="00A87149"/>
    <w:rsid w:val="00A90A9F"/>
    <w:rsid w:val="00A91DAF"/>
    <w:rsid w:val="00A92364"/>
    <w:rsid w:val="00A92E92"/>
    <w:rsid w:val="00A9309B"/>
    <w:rsid w:val="00A941FA"/>
    <w:rsid w:val="00A95BA0"/>
    <w:rsid w:val="00A95BB2"/>
    <w:rsid w:val="00A95D3E"/>
    <w:rsid w:val="00A964AE"/>
    <w:rsid w:val="00A96A46"/>
    <w:rsid w:val="00A96CFE"/>
    <w:rsid w:val="00AA0C38"/>
    <w:rsid w:val="00AA0DFC"/>
    <w:rsid w:val="00AA0FE9"/>
    <w:rsid w:val="00AA130F"/>
    <w:rsid w:val="00AA162C"/>
    <w:rsid w:val="00AA2C66"/>
    <w:rsid w:val="00AA2E50"/>
    <w:rsid w:val="00AA381B"/>
    <w:rsid w:val="00AA4164"/>
    <w:rsid w:val="00AA4E39"/>
    <w:rsid w:val="00AA5EED"/>
    <w:rsid w:val="00AA676B"/>
    <w:rsid w:val="00AA6943"/>
    <w:rsid w:val="00AB0322"/>
    <w:rsid w:val="00AB0EBA"/>
    <w:rsid w:val="00AB18F8"/>
    <w:rsid w:val="00AB23A8"/>
    <w:rsid w:val="00AB23D0"/>
    <w:rsid w:val="00AB28A3"/>
    <w:rsid w:val="00AB2D9A"/>
    <w:rsid w:val="00AB3C64"/>
    <w:rsid w:val="00AB69FF"/>
    <w:rsid w:val="00AB6F93"/>
    <w:rsid w:val="00AB75BD"/>
    <w:rsid w:val="00AB7D7F"/>
    <w:rsid w:val="00AC0982"/>
    <w:rsid w:val="00AC30F5"/>
    <w:rsid w:val="00AC33C5"/>
    <w:rsid w:val="00AC3D12"/>
    <w:rsid w:val="00AC3E2C"/>
    <w:rsid w:val="00AC45AA"/>
    <w:rsid w:val="00AC4AC9"/>
    <w:rsid w:val="00AC4EDE"/>
    <w:rsid w:val="00AC509B"/>
    <w:rsid w:val="00AC51C2"/>
    <w:rsid w:val="00AC6C16"/>
    <w:rsid w:val="00AC7D2D"/>
    <w:rsid w:val="00AD0933"/>
    <w:rsid w:val="00AD1E00"/>
    <w:rsid w:val="00AD1E3A"/>
    <w:rsid w:val="00AD1EFB"/>
    <w:rsid w:val="00AD2528"/>
    <w:rsid w:val="00AD2664"/>
    <w:rsid w:val="00AD3D77"/>
    <w:rsid w:val="00AD4092"/>
    <w:rsid w:val="00AD4353"/>
    <w:rsid w:val="00AD47CD"/>
    <w:rsid w:val="00AD4824"/>
    <w:rsid w:val="00AD4F27"/>
    <w:rsid w:val="00AD50F5"/>
    <w:rsid w:val="00AD519E"/>
    <w:rsid w:val="00AD648F"/>
    <w:rsid w:val="00AD6A7E"/>
    <w:rsid w:val="00AD74ED"/>
    <w:rsid w:val="00AE0158"/>
    <w:rsid w:val="00AE0B87"/>
    <w:rsid w:val="00AE1B10"/>
    <w:rsid w:val="00AE210E"/>
    <w:rsid w:val="00AE2336"/>
    <w:rsid w:val="00AE23E6"/>
    <w:rsid w:val="00AE411F"/>
    <w:rsid w:val="00AE48FC"/>
    <w:rsid w:val="00AE4C15"/>
    <w:rsid w:val="00AE61C0"/>
    <w:rsid w:val="00AE6EB3"/>
    <w:rsid w:val="00AF1507"/>
    <w:rsid w:val="00AF15DB"/>
    <w:rsid w:val="00AF1C45"/>
    <w:rsid w:val="00AF271D"/>
    <w:rsid w:val="00AF3239"/>
    <w:rsid w:val="00AF32CD"/>
    <w:rsid w:val="00AF5E44"/>
    <w:rsid w:val="00AF6C44"/>
    <w:rsid w:val="00AF7840"/>
    <w:rsid w:val="00B003DC"/>
    <w:rsid w:val="00B00FF6"/>
    <w:rsid w:val="00B0226A"/>
    <w:rsid w:val="00B0244E"/>
    <w:rsid w:val="00B027B2"/>
    <w:rsid w:val="00B02DA7"/>
    <w:rsid w:val="00B034BB"/>
    <w:rsid w:val="00B0401C"/>
    <w:rsid w:val="00B055CC"/>
    <w:rsid w:val="00B06F7D"/>
    <w:rsid w:val="00B076DF"/>
    <w:rsid w:val="00B116F3"/>
    <w:rsid w:val="00B119CB"/>
    <w:rsid w:val="00B11D7F"/>
    <w:rsid w:val="00B11EAD"/>
    <w:rsid w:val="00B12BD8"/>
    <w:rsid w:val="00B12F21"/>
    <w:rsid w:val="00B13A06"/>
    <w:rsid w:val="00B14102"/>
    <w:rsid w:val="00B143A5"/>
    <w:rsid w:val="00B15119"/>
    <w:rsid w:val="00B162CE"/>
    <w:rsid w:val="00B17FC6"/>
    <w:rsid w:val="00B200C7"/>
    <w:rsid w:val="00B2045D"/>
    <w:rsid w:val="00B21B17"/>
    <w:rsid w:val="00B222D1"/>
    <w:rsid w:val="00B22A00"/>
    <w:rsid w:val="00B2340D"/>
    <w:rsid w:val="00B24E4A"/>
    <w:rsid w:val="00B26AFC"/>
    <w:rsid w:val="00B2709A"/>
    <w:rsid w:val="00B31B45"/>
    <w:rsid w:val="00B326B3"/>
    <w:rsid w:val="00B33458"/>
    <w:rsid w:val="00B335CC"/>
    <w:rsid w:val="00B34507"/>
    <w:rsid w:val="00B35F6D"/>
    <w:rsid w:val="00B36DE8"/>
    <w:rsid w:val="00B3722B"/>
    <w:rsid w:val="00B378F1"/>
    <w:rsid w:val="00B408D0"/>
    <w:rsid w:val="00B42395"/>
    <w:rsid w:val="00B42996"/>
    <w:rsid w:val="00B43047"/>
    <w:rsid w:val="00B43842"/>
    <w:rsid w:val="00B44570"/>
    <w:rsid w:val="00B45681"/>
    <w:rsid w:val="00B461D2"/>
    <w:rsid w:val="00B4650C"/>
    <w:rsid w:val="00B467E2"/>
    <w:rsid w:val="00B468F5"/>
    <w:rsid w:val="00B46FD9"/>
    <w:rsid w:val="00B4709A"/>
    <w:rsid w:val="00B47636"/>
    <w:rsid w:val="00B47C92"/>
    <w:rsid w:val="00B501D7"/>
    <w:rsid w:val="00B505FD"/>
    <w:rsid w:val="00B50867"/>
    <w:rsid w:val="00B50D08"/>
    <w:rsid w:val="00B50F5A"/>
    <w:rsid w:val="00B50FC7"/>
    <w:rsid w:val="00B51A9B"/>
    <w:rsid w:val="00B53CCD"/>
    <w:rsid w:val="00B53DE2"/>
    <w:rsid w:val="00B54873"/>
    <w:rsid w:val="00B54A8E"/>
    <w:rsid w:val="00B550FD"/>
    <w:rsid w:val="00B55584"/>
    <w:rsid w:val="00B5691E"/>
    <w:rsid w:val="00B56A5F"/>
    <w:rsid w:val="00B57B1E"/>
    <w:rsid w:val="00B57BE9"/>
    <w:rsid w:val="00B57C5F"/>
    <w:rsid w:val="00B57F41"/>
    <w:rsid w:val="00B60BC4"/>
    <w:rsid w:val="00B60EDB"/>
    <w:rsid w:val="00B614AB"/>
    <w:rsid w:val="00B61876"/>
    <w:rsid w:val="00B61EE5"/>
    <w:rsid w:val="00B61FDB"/>
    <w:rsid w:val="00B63130"/>
    <w:rsid w:val="00B644E3"/>
    <w:rsid w:val="00B64ACF"/>
    <w:rsid w:val="00B651C9"/>
    <w:rsid w:val="00B66427"/>
    <w:rsid w:val="00B66F33"/>
    <w:rsid w:val="00B67179"/>
    <w:rsid w:val="00B672E0"/>
    <w:rsid w:val="00B674F1"/>
    <w:rsid w:val="00B67B94"/>
    <w:rsid w:val="00B67CF9"/>
    <w:rsid w:val="00B711BA"/>
    <w:rsid w:val="00B71CFF"/>
    <w:rsid w:val="00B72142"/>
    <w:rsid w:val="00B72A97"/>
    <w:rsid w:val="00B73A0C"/>
    <w:rsid w:val="00B73D21"/>
    <w:rsid w:val="00B74D9E"/>
    <w:rsid w:val="00B7584F"/>
    <w:rsid w:val="00B75F27"/>
    <w:rsid w:val="00B7612D"/>
    <w:rsid w:val="00B762BD"/>
    <w:rsid w:val="00B76A91"/>
    <w:rsid w:val="00B80466"/>
    <w:rsid w:val="00B806E2"/>
    <w:rsid w:val="00B80B49"/>
    <w:rsid w:val="00B81382"/>
    <w:rsid w:val="00B820A3"/>
    <w:rsid w:val="00B839A7"/>
    <w:rsid w:val="00B83E94"/>
    <w:rsid w:val="00B848D0"/>
    <w:rsid w:val="00B848F3"/>
    <w:rsid w:val="00B870CF"/>
    <w:rsid w:val="00B90579"/>
    <w:rsid w:val="00B90AFC"/>
    <w:rsid w:val="00B90E98"/>
    <w:rsid w:val="00B91068"/>
    <w:rsid w:val="00B920A8"/>
    <w:rsid w:val="00B92A6F"/>
    <w:rsid w:val="00B93769"/>
    <w:rsid w:val="00B964D7"/>
    <w:rsid w:val="00B9669B"/>
    <w:rsid w:val="00B97786"/>
    <w:rsid w:val="00BA00E8"/>
    <w:rsid w:val="00BA0828"/>
    <w:rsid w:val="00BA0A00"/>
    <w:rsid w:val="00BA163E"/>
    <w:rsid w:val="00BA3954"/>
    <w:rsid w:val="00BA3C16"/>
    <w:rsid w:val="00BA434E"/>
    <w:rsid w:val="00BA4E8D"/>
    <w:rsid w:val="00BA5F67"/>
    <w:rsid w:val="00BA5FFE"/>
    <w:rsid w:val="00BA6699"/>
    <w:rsid w:val="00BA6C9F"/>
    <w:rsid w:val="00BA723F"/>
    <w:rsid w:val="00BB3BE4"/>
    <w:rsid w:val="00BB3C15"/>
    <w:rsid w:val="00BB3C66"/>
    <w:rsid w:val="00BB4016"/>
    <w:rsid w:val="00BB49DA"/>
    <w:rsid w:val="00BB4BE7"/>
    <w:rsid w:val="00BB4D1F"/>
    <w:rsid w:val="00BB5230"/>
    <w:rsid w:val="00BB57C7"/>
    <w:rsid w:val="00BB588B"/>
    <w:rsid w:val="00BB7188"/>
    <w:rsid w:val="00BB7488"/>
    <w:rsid w:val="00BB75AF"/>
    <w:rsid w:val="00BC048D"/>
    <w:rsid w:val="00BC080C"/>
    <w:rsid w:val="00BC0B9E"/>
    <w:rsid w:val="00BC1B6B"/>
    <w:rsid w:val="00BC337B"/>
    <w:rsid w:val="00BC3B7B"/>
    <w:rsid w:val="00BC3D69"/>
    <w:rsid w:val="00BC423A"/>
    <w:rsid w:val="00BC432B"/>
    <w:rsid w:val="00BC4B2B"/>
    <w:rsid w:val="00BC5655"/>
    <w:rsid w:val="00BC57F6"/>
    <w:rsid w:val="00BC5B4F"/>
    <w:rsid w:val="00BC64D7"/>
    <w:rsid w:val="00BC6947"/>
    <w:rsid w:val="00BC6A44"/>
    <w:rsid w:val="00BC6C63"/>
    <w:rsid w:val="00BC6F5E"/>
    <w:rsid w:val="00BD01CD"/>
    <w:rsid w:val="00BD05DA"/>
    <w:rsid w:val="00BD249E"/>
    <w:rsid w:val="00BD286D"/>
    <w:rsid w:val="00BD29F5"/>
    <w:rsid w:val="00BD2C8F"/>
    <w:rsid w:val="00BD3619"/>
    <w:rsid w:val="00BD3B8C"/>
    <w:rsid w:val="00BD42F1"/>
    <w:rsid w:val="00BD557C"/>
    <w:rsid w:val="00BD56D8"/>
    <w:rsid w:val="00BD5855"/>
    <w:rsid w:val="00BD5AFD"/>
    <w:rsid w:val="00BD5B05"/>
    <w:rsid w:val="00BD67A3"/>
    <w:rsid w:val="00BD6A40"/>
    <w:rsid w:val="00BD7138"/>
    <w:rsid w:val="00BE11E0"/>
    <w:rsid w:val="00BE147D"/>
    <w:rsid w:val="00BE180A"/>
    <w:rsid w:val="00BE18A7"/>
    <w:rsid w:val="00BE195C"/>
    <w:rsid w:val="00BE1C04"/>
    <w:rsid w:val="00BE1E9A"/>
    <w:rsid w:val="00BE24CB"/>
    <w:rsid w:val="00BE29C6"/>
    <w:rsid w:val="00BE2A02"/>
    <w:rsid w:val="00BE2B0F"/>
    <w:rsid w:val="00BE4405"/>
    <w:rsid w:val="00BE4D73"/>
    <w:rsid w:val="00BE5A9B"/>
    <w:rsid w:val="00BE6647"/>
    <w:rsid w:val="00BE6A45"/>
    <w:rsid w:val="00BE765C"/>
    <w:rsid w:val="00BE7FB2"/>
    <w:rsid w:val="00BF0947"/>
    <w:rsid w:val="00BF2877"/>
    <w:rsid w:val="00BF2B35"/>
    <w:rsid w:val="00BF2E12"/>
    <w:rsid w:val="00BF3275"/>
    <w:rsid w:val="00BF3DAC"/>
    <w:rsid w:val="00BF4033"/>
    <w:rsid w:val="00BF40AC"/>
    <w:rsid w:val="00BF48A3"/>
    <w:rsid w:val="00BF4F42"/>
    <w:rsid w:val="00BF5278"/>
    <w:rsid w:val="00BF62B3"/>
    <w:rsid w:val="00BF6408"/>
    <w:rsid w:val="00BF691C"/>
    <w:rsid w:val="00BF6E8F"/>
    <w:rsid w:val="00BF75E8"/>
    <w:rsid w:val="00BF7956"/>
    <w:rsid w:val="00C016C9"/>
    <w:rsid w:val="00C0171E"/>
    <w:rsid w:val="00C02565"/>
    <w:rsid w:val="00C032A4"/>
    <w:rsid w:val="00C03742"/>
    <w:rsid w:val="00C03B30"/>
    <w:rsid w:val="00C03E95"/>
    <w:rsid w:val="00C047F2"/>
    <w:rsid w:val="00C04E1C"/>
    <w:rsid w:val="00C054CD"/>
    <w:rsid w:val="00C0649B"/>
    <w:rsid w:val="00C06B3E"/>
    <w:rsid w:val="00C102BC"/>
    <w:rsid w:val="00C104AB"/>
    <w:rsid w:val="00C11287"/>
    <w:rsid w:val="00C134EC"/>
    <w:rsid w:val="00C14716"/>
    <w:rsid w:val="00C15130"/>
    <w:rsid w:val="00C16131"/>
    <w:rsid w:val="00C16EFA"/>
    <w:rsid w:val="00C177A3"/>
    <w:rsid w:val="00C20221"/>
    <w:rsid w:val="00C210F4"/>
    <w:rsid w:val="00C21262"/>
    <w:rsid w:val="00C21F62"/>
    <w:rsid w:val="00C23434"/>
    <w:rsid w:val="00C239F2"/>
    <w:rsid w:val="00C24C3E"/>
    <w:rsid w:val="00C25338"/>
    <w:rsid w:val="00C25582"/>
    <w:rsid w:val="00C2635E"/>
    <w:rsid w:val="00C26912"/>
    <w:rsid w:val="00C26B56"/>
    <w:rsid w:val="00C27286"/>
    <w:rsid w:val="00C30260"/>
    <w:rsid w:val="00C316D5"/>
    <w:rsid w:val="00C31FE9"/>
    <w:rsid w:val="00C32A40"/>
    <w:rsid w:val="00C32AA0"/>
    <w:rsid w:val="00C32BF1"/>
    <w:rsid w:val="00C35A3F"/>
    <w:rsid w:val="00C36EFD"/>
    <w:rsid w:val="00C371BE"/>
    <w:rsid w:val="00C37366"/>
    <w:rsid w:val="00C40385"/>
    <w:rsid w:val="00C40B0B"/>
    <w:rsid w:val="00C42063"/>
    <w:rsid w:val="00C423A7"/>
    <w:rsid w:val="00C44120"/>
    <w:rsid w:val="00C44B4B"/>
    <w:rsid w:val="00C44C13"/>
    <w:rsid w:val="00C44EF5"/>
    <w:rsid w:val="00C454F8"/>
    <w:rsid w:val="00C45B2F"/>
    <w:rsid w:val="00C4615E"/>
    <w:rsid w:val="00C46AA5"/>
    <w:rsid w:val="00C50A70"/>
    <w:rsid w:val="00C50FFA"/>
    <w:rsid w:val="00C51CD4"/>
    <w:rsid w:val="00C521A2"/>
    <w:rsid w:val="00C522AB"/>
    <w:rsid w:val="00C52615"/>
    <w:rsid w:val="00C53399"/>
    <w:rsid w:val="00C5349B"/>
    <w:rsid w:val="00C53B78"/>
    <w:rsid w:val="00C5416A"/>
    <w:rsid w:val="00C553F5"/>
    <w:rsid w:val="00C56082"/>
    <w:rsid w:val="00C56172"/>
    <w:rsid w:val="00C5711A"/>
    <w:rsid w:val="00C573E4"/>
    <w:rsid w:val="00C6064A"/>
    <w:rsid w:val="00C610BD"/>
    <w:rsid w:val="00C6121B"/>
    <w:rsid w:val="00C61566"/>
    <w:rsid w:val="00C6365B"/>
    <w:rsid w:val="00C64A0A"/>
    <w:rsid w:val="00C65BC6"/>
    <w:rsid w:val="00C65D89"/>
    <w:rsid w:val="00C67097"/>
    <w:rsid w:val="00C6752C"/>
    <w:rsid w:val="00C70B2D"/>
    <w:rsid w:val="00C71815"/>
    <w:rsid w:val="00C729ED"/>
    <w:rsid w:val="00C747CC"/>
    <w:rsid w:val="00C75091"/>
    <w:rsid w:val="00C77010"/>
    <w:rsid w:val="00C779A3"/>
    <w:rsid w:val="00C81CDA"/>
    <w:rsid w:val="00C81D9E"/>
    <w:rsid w:val="00C82A24"/>
    <w:rsid w:val="00C82F5D"/>
    <w:rsid w:val="00C8693F"/>
    <w:rsid w:val="00C87358"/>
    <w:rsid w:val="00C879B6"/>
    <w:rsid w:val="00C90C54"/>
    <w:rsid w:val="00C91A54"/>
    <w:rsid w:val="00C9339D"/>
    <w:rsid w:val="00C93AEB"/>
    <w:rsid w:val="00C93F12"/>
    <w:rsid w:val="00C9416F"/>
    <w:rsid w:val="00C94C2D"/>
    <w:rsid w:val="00C94FD9"/>
    <w:rsid w:val="00C954EC"/>
    <w:rsid w:val="00C95B86"/>
    <w:rsid w:val="00C95F2F"/>
    <w:rsid w:val="00C963E8"/>
    <w:rsid w:val="00C969F4"/>
    <w:rsid w:val="00C9717C"/>
    <w:rsid w:val="00CA02A4"/>
    <w:rsid w:val="00CA07D4"/>
    <w:rsid w:val="00CA1458"/>
    <w:rsid w:val="00CA26F0"/>
    <w:rsid w:val="00CA2962"/>
    <w:rsid w:val="00CA38F3"/>
    <w:rsid w:val="00CA4FAC"/>
    <w:rsid w:val="00CA5E77"/>
    <w:rsid w:val="00CA686D"/>
    <w:rsid w:val="00CA78FB"/>
    <w:rsid w:val="00CB02FF"/>
    <w:rsid w:val="00CB0DB2"/>
    <w:rsid w:val="00CB1E8C"/>
    <w:rsid w:val="00CB2313"/>
    <w:rsid w:val="00CB24A3"/>
    <w:rsid w:val="00CB2947"/>
    <w:rsid w:val="00CB2E1B"/>
    <w:rsid w:val="00CB2E1D"/>
    <w:rsid w:val="00CB35AF"/>
    <w:rsid w:val="00CB3FD1"/>
    <w:rsid w:val="00CB48EE"/>
    <w:rsid w:val="00CB52CF"/>
    <w:rsid w:val="00CB547C"/>
    <w:rsid w:val="00CB6179"/>
    <w:rsid w:val="00CB687F"/>
    <w:rsid w:val="00CB7AFE"/>
    <w:rsid w:val="00CB7F40"/>
    <w:rsid w:val="00CC0237"/>
    <w:rsid w:val="00CC15B2"/>
    <w:rsid w:val="00CC161E"/>
    <w:rsid w:val="00CC2C79"/>
    <w:rsid w:val="00CC2C9C"/>
    <w:rsid w:val="00CC3A58"/>
    <w:rsid w:val="00CC4253"/>
    <w:rsid w:val="00CC42DE"/>
    <w:rsid w:val="00CC433F"/>
    <w:rsid w:val="00CC598F"/>
    <w:rsid w:val="00CC704A"/>
    <w:rsid w:val="00CC70DA"/>
    <w:rsid w:val="00CD0D24"/>
    <w:rsid w:val="00CD1195"/>
    <w:rsid w:val="00CD477C"/>
    <w:rsid w:val="00CD5C3F"/>
    <w:rsid w:val="00CD5E93"/>
    <w:rsid w:val="00CD6995"/>
    <w:rsid w:val="00CD7B2C"/>
    <w:rsid w:val="00CE006D"/>
    <w:rsid w:val="00CE0186"/>
    <w:rsid w:val="00CE0889"/>
    <w:rsid w:val="00CE1A4A"/>
    <w:rsid w:val="00CE1AA2"/>
    <w:rsid w:val="00CE2CA4"/>
    <w:rsid w:val="00CE2E3A"/>
    <w:rsid w:val="00CE34F2"/>
    <w:rsid w:val="00CE7BB3"/>
    <w:rsid w:val="00CE7C5E"/>
    <w:rsid w:val="00CF0071"/>
    <w:rsid w:val="00CF05E5"/>
    <w:rsid w:val="00CF0EFB"/>
    <w:rsid w:val="00CF125B"/>
    <w:rsid w:val="00CF25DA"/>
    <w:rsid w:val="00CF2A3E"/>
    <w:rsid w:val="00CF2FBE"/>
    <w:rsid w:val="00CF35DA"/>
    <w:rsid w:val="00CF3933"/>
    <w:rsid w:val="00CF395A"/>
    <w:rsid w:val="00CF449B"/>
    <w:rsid w:val="00CF53E7"/>
    <w:rsid w:val="00CF5DD6"/>
    <w:rsid w:val="00CF72FE"/>
    <w:rsid w:val="00CF73D1"/>
    <w:rsid w:val="00CF7D4E"/>
    <w:rsid w:val="00D012E7"/>
    <w:rsid w:val="00D0135A"/>
    <w:rsid w:val="00D01402"/>
    <w:rsid w:val="00D01406"/>
    <w:rsid w:val="00D025E4"/>
    <w:rsid w:val="00D0418C"/>
    <w:rsid w:val="00D06EB3"/>
    <w:rsid w:val="00D100B7"/>
    <w:rsid w:val="00D10A2E"/>
    <w:rsid w:val="00D10BBA"/>
    <w:rsid w:val="00D10D95"/>
    <w:rsid w:val="00D12505"/>
    <w:rsid w:val="00D12629"/>
    <w:rsid w:val="00D128BE"/>
    <w:rsid w:val="00D128F2"/>
    <w:rsid w:val="00D130DD"/>
    <w:rsid w:val="00D14224"/>
    <w:rsid w:val="00D15224"/>
    <w:rsid w:val="00D1592E"/>
    <w:rsid w:val="00D15AFD"/>
    <w:rsid w:val="00D16693"/>
    <w:rsid w:val="00D17CB1"/>
    <w:rsid w:val="00D17D1B"/>
    <w:rsid w:val="00D200BC"/>
    <w:rsid w:val="00D210B6"/>
    <w:rsid w:val="00D2127D"/>
    <w:rsid w:val="00D21B10"/>
    <w:rsid w:val="00D21CBA"/>
    <w:rsid w:val="00D226AE"/>
    <w:rsid w:val="00D23A1F"/>
    <w:rsid w:val="00D24175"/>
    <w:rsid w:val="00D256B6"/>
    <w:rsid w:val="00D2589B"/>
    <w:rsid w:val="00D25DF7"/>
    <w:rsid w:val="00D26259"/>
    <w:rsid w:val="00D2628C"/>
    <w:rsid w:val="00D26C6B"/>
    <w:rsid w:val="00D27616"/>
    <w:rsid w:val="00D276C2"/>
    <w:rsid w:val="00D279B7"/>
    <w:rsid w:val="00D27B5A"/>
    <w:rsid w:val="00D30AA5"/>
    <w:rsid w:val="00D30D12"/>
    <w:rsid w:val="00D30EAF"/>
    <w:rsid w:val="00D31F2C"/>
    <w:rsid w:val="00D3215F"/>
    <w:rsid w:val="00D32357"/>
    <w:rsid w:val="00D32412"/>
    <w:rsid w:val="00D325E4"/>
    <w:rsid w:val="00D32BB7"/>
    <w:rsid w:val="00D32D96"/>
    <w:rsid w:val="00D33686"/>
    <w:rsid w:val="00D336C5"/>
    <w:rsid w:val="00D34F19"/>
    <w:rsid w:val="00D35F1C"/>
    <w:rsid w:val="00D36123"/>
    <w:rsid w:val="00D36725"/>
    <w:rsid w:val="00D36F31"/>
    <w:rsid w:val="00D37484"/>
    <w:rsid w:val="00D37E93"/>
    <w:rsid w:val="00D41051"/>
    <w:rsid w:val="00D418C8"/>
    <w:rsid w:val="00D4237F"/>
    <w:rsid w:val="00D43043"/>
    <w:rsid w:val="00D44971"/>
    <w:rsid w:val="00D44E5C"/>
    <w:rsid w:val="00D44F75"/>
    <w:rsid w:val="00D4583A"/>
    <w:rsid w:val="00D45E15"/>
    <w:rsid w:val="00D47072"/>
    <w:rsid w:val="00D4729B"/>
    <w:rsid w:val="00D47637"/>
    <w:rsid w:val="00D47CAD"/>
    <w:rsid w:val="00D50647"/>
    <w:rsid w:val="00D50A8F"/>
    <w:rsid w:val="00D50AF7"/>
    <w:rsid w:val="00D50BF3"/>
    <w:rsid w:val="00D50E22"/>
    <w:rsid w:val="00D510C7"/>
    <w:rsid w:val="00D51A79"/>
    <w:rsid w:val="00D521A1"/>
    <w:rsid w:val="00D53A73"/>
    <w:rsid w:val="00D54407"/>
    <w:rsid w:val="00D54480"/>
    <w:rsid w:val="00D54C5E"/>
    <w:rsid w:val="00D54FD6"/>
    <w:rsid w:val="00D55072"/>
    <w:rsid w:val="00D55D6B"/>
    <w:rsid w:val="00D60FD7"/>
    <w:rsid w:val="00D61059"/>
    <w:rsid w:val="00D61232"/>
    <w:rsid w:val="00D619DE"/>
    <w:rsid w:val="00D61B82"/>
    <w:rsid w:val="00D62773"/>
    <w:rsid w:val="00D627DE"/>
    <w:rsid w:val="00D627FA"/>
    <w:rsid w:val="00D62E56"/>
    <w:rsid w:val="00D64075"/>
    <w:rsid w:val="00D64267"/>
    <w:rsid w:val="00D65FF5"/>
    <w:rsid w:val="00D66B9D"/>
    <w:rsid w:val="00D674F3"/>
    <w:rsid w:val="00D67A9F"/>
    <w:rsid w:val="00D70C37"/>
    <w:rsid w:val="00D71083"/>
    <w:rsid w:val="00D71301"/>
    <w:rsid w:val="00D71D39"/>
    <w:rsid w:val="00D72260"/>
    <w:rsid w:val="00D727E7"/>
    <w:rsid w:val="00D73106"/>
    <w:rsid w:val="00D735D7"/>
    <w:rsid w:val="00D75EE3"/>
    <w:rsid w:val="00D761D2"/>
    <w:rsid w:val="00D8033E"/>
    <w:rsid w:val="00D80CFD"/>
    <w:rsid w:val="00D80F82"/>
    <w:rsid w:val="00D8180B"/>
    <w:rsid w:val="00D8197B"/>
    <w:rsid w:val="00D82333"/>
    <w:rsid w:val="00D82A0D"/>
    <w:rsid w:val="00D839C6"/>
    <w:rsid w:val="00D85805"/>
    <w:rsid w:val="00D85ECA"/>
    <w:rsid w:val="00D86D08"/>
    <w:rsid w:val="00D86E68"/>
    <w:rsid w:val="00D90813"/>
    <w:rsid w:val="00D90DA4"/>
    <w:rsid w:val="00D90FF7"/>
    <w:rsid w:val="00D91060"/>
    <w:rsid w:val="00D91410"/>
    <w:rsid w:val="00D91C63"/>
    <w:rsid w:val="00D92353"/>
    <w:rsid w:val="00D923CB"/>
    <w:rsid w:val="00D940CF"/>
    <w:rsid w:val="00D94152"/>
    <w:rsid w:val="00D94799"/>
    <w:rsid w:val="00D94BC2"/>
    <w:rsid w:val="00D94CAE"/>
    <w:rsid w:val="00D951E2"/>
    <w:rsid w:val="00D9548B"/>
    <w:rsid w:val="00D95AEA"/>
    <w:rsid w:val="00D9638C"/>
    <w:rsid w:val="00D9647B"/>
    <w:rsid w:val="00D96921"/>
    <w:rsid w:val="00D978A9"/>
    <w:rsid w:val="00D97929"/>
    <w:rsid w:val="00DA132C"/>
    <w:rsid w:val="00DA318E"/>
    <w:rsid w:val="00DA3305"/>
    <w:rsid w:val="00DA3FCD"/>
    <w:rsid w:val="00DA4182"/>
    <w:rsid w:val="00DA467B"/>
    <w:rsid w:val="00DA5685"/>
    <w:rsid w:val="00DA59A1"/>
    <w:rsid w:val="00DA5A5C"/>
    <w:rsid w:val="00DA74BE"/>
    <w:rsid w:val="00DA79C2"/>
    <w:rsid w:val="00DB0CED"/>
    <w:rsid w:val="00DB0F6E"/>
    <w:rsid w:val="00DB0F9A"/>
    <w:rsid w:val="00DB16DA"/>
    <w:rsid w:val="00DB1A44"/>
    <w:rsid w:val="00DB27AE"/>
    <w:rsid w:val="00DB3264"/>
    <w:rsid w:val="00DB3849"/>
    <w:rsid w:val="00DB3C20"/>
    <w:rsid w:val="00DB43FA"/>
    <w:rsid w:val="00DB4406"/>
    <w:rsid w:val="00DB4D0A"/>
    <w:rsid w:val="00DB5AE1"/>
    <w:rsid w:val="00DB5B77"/>
    <w:rsid w:val="00DB5D94"/>
    <w:rsid w:val="00DB5EEA"/>
    <w:rsid w:val="00DC0392"/>
    <w:rsid w:val="00DC07BB"/>
    <w:rsid w:val="00DC0A92"/>
    <w:rsid w:val="00DC0F04"/>
    <w:rsid w:val="00DC2F22"/>
    <w:rsid w:val="00DC3B74"/>
    <w:rsid w:val="00DC417B"/>
    <w:rsid w:val="00DC45FC"/>
    <w:rsid w:val="00DC4772"/>
    <w:rsid w:val="00DC540A"/>
    <w:rsid w:val="00DC5566"/>
    <w:rsid w:val="00DC55A1"/>
    <w:rsid w:val="00DC57E6"/>
    <w:rsid w:val="00DC69D6"/>
    <w:rsid w:val="00DC7933"/>
    <w:rsid w:val="00DC7F1F"/>
    <w:rsid w:val="00DD0C30"/>
    <w:rsid w:val="00DD0EC4"/>
    <w:rsid w:val="00DD0F6F"/>
    <w:rsid w:val="00DD11B6"/>
    <w:rsid w:val="00DD1F84"/>
    <w:rsid w:val="00DD2455"/>
    <w:rsid w:val="00DD4E66"/>
    <w:rsid w:val="00DD5AC6"/>
    <w:rsid w:val="00DD6005"/>
    <w:rsid w:val="00DD6283"/>
    <w:rsid w:val="00DD62BE"/>
    <w:rsid w:val="00DD673B"/>
    <w:rsid w:val="00DD6CD6"/>
    <w:rsid w:val="00DD7616"/>
    <w:rsid w:val="00DD7B9F"/>
    <w:rsid w:val="00DD7DF0"/>
    <w:rsid w:val="00DE0C02"/>
    <w:rsid w:val="00DE2C41"/>
    <w:rsid w:val="00DE2F68"/>
    <w:rsid w:val="00DE52AB"/>
    <w:rsid w:val="00DE64AB"/>
    <w:rsid w:val="00DE68AF"/>
    <w:rsid w:val="00DE6A02"/>
    <w:rsid w:val="00DE751D"/>
    <w:rsid w:val="00DE7FE5"/>
    <w:rsid w:val="00DF0D5B"/>
    <w:rsid w:val="00DF1C37"/>
    <w:rsid w:val="00DF1F21"/>
    <w:rsid w:val="00DF1FB6"/>
    <w:rsid w:val="00DF2412"/>
    <w:rsid w:val="00DF24A0"/>
    <w:rsid w:val="00DF263D"/>
    <w:rsid w:val="00DF2824"/>
    <w:rsid w:val="00DF2CC6"/>
    <w:rsid w:val="00DF3085"/>
    <w:rsid w:val="00DF3429"/>
    <w:rsid w:val="00DF35CC"/>
    <w:rsid w:val="00DF3BA1"/>
    <w:rsid w:val="00DF4626"/>
    <w:rsid w:val="00DF7090"/>
    <w:rsid w:val="00DF73C7"/>
    <w:rsid w:val="00E00388"/>
    <w:rsid w:val="00E00C1C"/>
    <w:rsid w:val="00E00C30"/>
    <w:rsid w:val="00E00CF5"/>
    <w:rsid w:val="00E01234"/>
    <w:rsid w:val="00E01CD2"/>
    <w:rsid w:val="00E0358C"/>
    <w:rsid w:val="00E03B41"/>
    <w:rsid w:val="00E04790"/>
    <w:rsid w:val="00E054B0"/>
    <w:rsid w:val="00E0670A"/>
    <w:rsid w:val="00E06DFF"/>
    <w:rsid w:val="00E06F33"/>
    <w:rsid w:val="00E0721F"/>
    <w:rsid w:val="00E078C1"/>
    <w:rsid w:val="00E07B0F"/>
    <w:rsid w:val="00E07D29"/>
    <w:rsid w:val="00E100CF"/>
    <w:rsid w:val="00E1116C"/>
    <w:rsid w:val="00E1303E"/>
    <w:rsid w:val="00E133E0"/>
    <w:rsid w:val="00E1434A"/>
    <w:rsid w:val="00E14A26"/>
    <w:rsid w:val="00E15651"/>
    <w:rsid w:val="00E15D20"/>
    <w:rsid w:val="00E15DDA"/>
    <w:rsid w:val="00E16724"/>
    <w:rsid w:val="00E16981"/>
    <w:rsid w:val="00E17132"/>
    <w:rsid w:val="00E1728C"/>
    <w:rsid w:val="00E174DE"/>
    <w:rsid w:val="00E17F4E"/>
    <w:rsid w:val="00E208B8"/>
    <w:rsid w:val="00E21833"/>
    <w:rsid w:val="00E2193B"/>
    <w:rsid w:val="00E21D92"/>
    <w:rsid w:val="00E22332"/>
    <w:rsid w:val="00E225DE"/>
    <w:rsid w:val="00E22648"/>
    <w:rsid w:val="00E226E3"/>
    <w:rsid w:val="00E22D28"/>
    <w:rsid w:val="00E230F0"/>
    <w:rsid w:val="00E23A83"/>
    <w:rsid w:val="00E23CA6"/>
    <w:rsid w:val="00E23D28"/>
    <w:rsid w:val="00E2459E"/>
    <w:rsid w:val="00E24DAD"/>
    <w:rsid w:val="00E24FD2"/>
    <w:rsid w:val="00E24FEC"/>
    <w:rsid w:val="00E253B5"/>
    <w:rsid w:val="00E266E9"/>
    <w:rsid w:val="00E27394"/>
    <w:rsid w:val="00E27CC4"/>
    <w:rsid w:val="00E30923"/>
    <w:rsid w:val="00E3092A"/>
    <w:rsid w:val="00E31592"/>
    <w:rsid w:val="00E322EC"/>
    <w:rsid w:val="00E3265B"/>
    <w:rsid w:val="00E327D4"/>
    <w:rsid w:val="00E33854"/>
    <w:rsid w:val="00E342C9"/>
    <w:rsid w:val="00E3471C"/>
    <w:rsid w:val="00E34887"/>
    <w:rsid w:val="00E348C3"/>
    <w:rsid w:val="00E35880"/>
    <w:rsid w:val="00E366E3"/>
    <w:rsid w:val="00E36BBB"/>
    <w:rsid w:val="00E37135"/>
    <w:rsid w:val="00E374E4"/>
    <w:rsid w:val="00E379FD"/>
    <w:rsid w:val="00E37C5A"/>
    <w:rsid w:val="00E40041"/>
    <w:rsid w:val="00E401D4"/>
    <w:rsid w:val="00E41455"/>
    <w:rsid w:val="00E416BF"/>
    <w:rsid w:val="00E41C9A"/>
    <w:rsid w:val="00E41FF2"/>
    <w:rsid w:val="00E425E1"/>
    <w:rsid w:val="00E42EF6"/>
    <w:rsid w:val="00E430B2"/>
    <w:rsid w:val="00E431A4"/>
    <w:rsid w:val="00E4458D"/>
    <w:rsid w:val="00E44774"/>
    <w:rsid w:val="00E452BD"/>
    <w:rsid w:val="00E456C6"/>
    <w:rsid w:val="00E46DB2"/>
    <w:rsid w:val="00E47408"/>
    <w:rsid w:val="00E47C75"/>
    <w:rsid w:val="00E47E76"/>
    <w:rsid w:val="00E50BE6"/>
    <w:rsid w:val="00E511A8"/>
    <w:rsid w:val="00E51ED6"/>
    <w:rsid w:val="00E5273A"/>
    <w:rsid w:val="00E52B49"/>
    <w:rsid w:val="00E5406C"/>
    <w:rsid w:val="00E54DE8"/>
    <w:rsid w:val="00E55843"/>
    <w:rsid w:val="00E558CF"/>
    <w:rsid w:val="00E55B0A"/>
    <w:rsid w:val="00E55C01"/>
    <w:rsid w:val="00E56032"/>
    <w:rsid w:val="00E56653"/>
    <w:rsid w:val="00E56C8F"/>
    <w:rsid w:val="00E57213"/>
    <w:rsid w:val="00E600DA"/>
    <w:rsid w:val="00E6011A"/>
    <w:rsid w:val="00E605FD"/>
    <w:rsid w:val="00E61043"/>
    <w:rsid w:val="00E62B64"/>
    <w:rsid w:val="00E646D3"/>
    <w:rsid w:val="00E64A42"/>
    <w:rsid w:val="00E660D2"/>
    <w:rsid w:val="00E66172"/>
    <w:rsid w:val="00E6687B"/>
    <w:rsid w:val="00E66C36"/>
    <w:rsid w:val="00E66CA0"/>
    <w:rsid w:val="00E67C37"/>
    <w:rsid w:val="00E7028C"/>
    <w:rsid w:val="00E705DE"/>
    <w:rsid w:val="00E708E8"/>
    <w:rsid w:val="00E70A27"/>
    <w:rsid w:val="00E7136F"/>
    <w:rsid w:val="00E729D8"/>
    <w:rsid w:val="00E72DD2"/>
    <w:rsid w:val="00E7375E"/>
    <w:rsid w:val="00E738AF"/>
    <w:rsid w:val="00E73B19"/>
    <w:rsid w:val="00E73E5D"/>
    <w:rsid w:val="00E74F37"/>
    <w:rsid w:val="00E75F22"/>
    <w:rsid w:val="00E76BB2"/>
    <w:rsid w:val="00E802F4"/>
    <w:rsid w:val="00E80588"/>
    <w:rsid w:val="00E80666"/>
    <w:rsid w:val="00E807CD"/>
    <w:rsid w:val="00E80CF7"/>
    <w:rsid w:val="00E80F69"/>
    <w:rsid w:val="00E81F2C"/>
    <w:rsid w:val="00E82BB9"/>
    <w:rsid w:val="00E83B29"/>
    <w:rsid w:val="00E83B92"/>
    <w:rsid w:val="00E83CF7"/>
    <w:rsid w:val="00E84225"/>
    <w:rsid w:val="00E85B0B"/>
    <w:rsid w:val="00E873A2"/>
    <w:rsid w:val="00E87696"/>
    <w:rsid w:val="00E87900"/>
    <w:rsid w:val="00E904B1"/>
    <w:rsid w:val="00E91325"/>
    <w:rsid w:val="00E915F8"/>
    <w:rsid w:val="00E92485"/>
    <w:rsid w:val="00E928CB"/>
    <w:rsid w:val="00E92B49"/>
    <w:rsid w:val="00E92E06"/>
    <w:rsid w:val="00E94AC5"/>
    <w:rsid w:val="00E94F23"/>
    <w:rsid w:val="00E94F7A"/>
    <w:rsid w:val="00E953A0"/>
    <w:rsid w:val="00E95673"/>
    <w:rsid w:val="00E957CD"/>
    <w:rsid w:val="00E9585B"/>
    <w:rsid w:val="00E95F64"/>
    <w:rsid w:val="00E97462"/>
    <w:rsid w:val="00E97639"/>
    <w:rsid w:val="00EA149E"/>
    <w:rsid w:val="00EA199D"/>
    <w:rsid w:val="00EA20EE"/>
    <w:rsid w:val="00EA21C3"/>
    <w:rsid w:val="00EA225A"/>
    <w:rsid w:val="00EA346C"/>
    <w:rsid w:val="00EA3517"/>
    <w:rsid w:val="00EA37F2"/>
    <w:rsid w:val="00EA40D7"/>
    <w:rsid w:val="00EA4192"/>
    <w:rsid w:val="00EA4617"/>
    <w:rsid w:val="00EA5E0A"/>
    <w:rsid w:val="00EA5E7F"/>
    <w:rsid w:val="00EA6B0A"/>
    <w:rsid w:val="00EA6CFA"/>
    <w:rsid w:val="00EA7E4F"/>
    <w:rsid w:val="00EB0186"/>
    <w:rsid w:val="00EB0379"/>
    <w:rsid w:val="00EB0C91"/>
    <w:rsid w:val="00EB0F01"/>
    <w:rsid w:val="00EB154E"/>
    <w:rsid w:val="00EB16A2"/>
    <w:rsid w:val="00EB335E"/>
    <w:rsid w:val="00EB355A"/>
    <w:rsid w:val="00EB3970"/>
    <w:rsid w:val="00EB45F5"/>
    <w:rsid w:val="00EB4643"/>
    <w:rsid w:val="00EB49CF"/>
    <w:rsid w:val="00EC05EB"/>
    <w:rsid w:val="00EC0BAC"/>
    <w:rsid w:val="00EC1A5E"/>
    <w:rsid w:val="00EC2333"/>
    <w:rsid w:val="00EC2496"/>
    <w:rsid w:val="00EC3225"/>
    <w:rsid w:val="00EC394E"/>
    <w:rsid w:val="00EC57B2"/>
    <w:rsid w:val="00EC5EDD"/>
    <w:rsid w:val="00EC73DD"/>
    <w:rsid w:val="00ED00B6"/>
    <w:rsid w:val="00ED089E"/>
    <w:rsid w:val="00ED0CBA"/>
    <w:rsid w:val="00ED0F85"/>
    <w:rsid w:val="00ED1430"/>
    <w:rsid w:val="00ED2393"/>
    <w:rsid w:val="00ED2CDF"/>
    <w:rsid w:val="00ED3F51"/>
    <w:rsid w:val="00ED5330"/>
    <w:rsid w:val="00ED5ED7"/>
    <w:rsid w:val="00ED66F8"/>
    <w:rsid w:val="00ED692B"/>
    <w:rsid w:val="00ED756F"/>
    <w:rsid w:val="00ED774E"/>
    <w:rsid w:val="00ED7B23"/>
    <w:rsid w:val="00EE18D3"/>
    <w:rsid w:val="00EE239C"/>
    <w:rsid w:val="00EE23F1"/>
    <w:rsid w:val="00EE2D60"/>
    <w:rsid w:val="00EE3179"/>
    <w:rsid w:val="00EE3761"/>
    <w:rsid w:val="00EE3C20"/>
    <w:rsid w:val="00EE4BB1"/>
    <w:rsid w:val="00EE4DA8"/>
    <w:rsid w:val="00EE4FF1"/>
    <w:rsid w:val="00EE5795"/>
    <w:rsid w:val="00EE6829"/>
    <w:rsid w:val="00EE6D7E"/>
    <w:rsid w:val="00EE7E44"/>
    <w:rsid w:val="00EF15DD"/>
    <w:rsid w:val="00EF2003"/>
    <w:rsid w:val="00EF2285"/>
    <w:rsid w:val="00EF33C1"/>
    <w:rsid w:val="00EF3482"/>
    <w:rsid w:val="00EF3D71"/>
    <w:rsid w:val="00EF436E"/>
    <w:rsid w:val="00EF4D68"/>
    <w:rsid w:val="00EF4EDB"/>
    <w:rsid w:val="00EF5BD2"/>
    <w:rsid w:val="00EF637A"/>
    <w:rsid w:val="00EF6691"/>
    <w:rsid w:val="00EF71AA"/>
    <w:rsid w:val="00F00E02"/>
    <w:rsid w:val="00F01008"/>
    <w:rsid w:val="00F01310"/>
    <w:rsid w:val="00F0142E"/>
    <w:rsid w:val="00F01B06"/>
    <w:rsid w:val="00F01BB3"/>
    <w:rsid w:val="00F042CA"/>
    <w:rsid w:val="00F045A1"/>
    <w:rsid w:val="00F04747"/>
    <w:rsid w:val="00F04A8E"/>
    <w:rsid w:val="00F056B0"/>
    <w:rsid w:val="00F0613F"/>
    <w:rsid w:val="00F073AA"/>
    <w:rsid w:val="00F07CEC"/>
    <w:rsid w:val="00F10727"/>
    <w:rsid w:val="00F10B93"/>
    <w:rsid w:val="00F13058"/>
    <w:rsid w:val="00F13438"/>
    <w:rsid w:val="00F13657"/>
    <w:rsid w:val="00F13708"/>
    <w:rsid w:val="00F1398D"/>
    <w:rsid w:val="00F13CAB"/>
    <w:rsid w:val="00F15492"/>
    <w:rsid w:val="00F15588"/>
    <w:rsid w:val="00F156F4"/>
    <w:rsid w:val="00F16164"/>
    <w:rsid w:val="00F201C1"/>
    <w:rsid w:val="00F21280"/>
    <w:rsid w:val="00F214BF"/>
    <w:rsid w:val="00F21A76"/>
    <w:rsid w:val="00F21C8E"/>
    <w:rsid w:val="00F2217B"/>
    <w:rsid w:val="00F23C4B"/>
    <w:rsid w:val="00F23F3E"/>
    <w:rsid w:val="00F240B1"/>
    <w:rsid w:val="00F24838"/>
    <w:rsid w:val="00F24D35"/>
    <w:rsid w:val="00F2512D"/>
    <w:rsid w:val="00F2574B"/>
    <w:rsid w:val="00F26084"/>
    <w:rsid w:val="00F26BB7"/>
    <w:rsid w:val="00F27A00"/>
    <w:rsid w:val="00F27C0D"/>
    <w:rsid w:val="00F300AE"/>
    <w:rsid w:val="00F3010A"/>
    <w:rsid w:val="00F30171"/>
    <w:rsid w:val="00F320E7"/>
    <w:rsid w:val="00F32985"/>
    <w:rsid w:val="00F32D84"/>
    <w:rsid w:val="00F3391D"/>
    <w:rsid w:val="00F343EA"/>
    <w:rsid w:val="00F34571"/>
    <w:rsid w:val="00F34F8A"/>
    <w:rsid w:val="00F35399"/>
    <w:rsid w:val="00F35965"/>
    <w:rsid w:val="00F36335"/>
    <w:rsid w:val="00F37BB9"/>
    <w:rsid w:val="00F400EF"/>
    <w:rsid w:val="00F40630"/>
    <w:rsid w:val="00F40842"/>
    <w:rsid w:val="00F40B9B"/>
    <w:rsid w:val="00F40CED"/>
    <w:rsid w:val="00F40EE8"/>
    <w:rsid w:val="00F40F18"/>
    <w:rsid w:val="00F41B33"/>
    <w:rsid w:val="00F42CC6"/>
    <w:rsid w:val="00F432EF"/>
    <w:rsid w:val="00F447BA"/>
    <w:rsid w:val="00F451F0"/>
    <w:rsid w:val="00F457E8"/>
    <w:rsid w:val="00F45A98"/>
    <w:rsid w:val="00F45D61"/>
    <w:rsid w:val="00F461F8"/>
    <w:rsid w:val="00F46593"/>
    <w:rsid w:val="00F4711F"/>
    <w:rsid w:val="00F47404"/>
    <w:rsid w:val="00F47ADC"/>
    <w:rsid w:val="00F50564"/>
    <w:rsid w:val="00F507AC"/>
    <w:rsid w:val="00F5148B"/>
    <w:rsid w:val="00F51E1D"/>
    <w:rsid w:val="00F5236A"/>
    <w:rsid w:val="00F53A23"/>
    <w:rsid w:val="00F53FE4"/>
    <w:rsid w:val="00F54688"/>
    <w:rsid w:val="00F546EE"/>
    <w:rsid w:val="00F5511C"/>
    <w:rsid w:val="00F554E2"/>
    <w:rsid w:val="00F5707A"/>
    <w:rsid w:val="00F603FB"/>
    <w:rsid w:val="00F61DB0"/>
    <w:rsid w:val="00F62D7B"/>
    <w:rsid w:val="00F62DD2"/>
    <w:rsid w:val="00F63D15"/>
    <w:rsid w:val="00F642A4"/>
    <w:rsid w:val="00F6576D"/>
    <w:rsid w:val="00F665FB"/>
    <w:rsid w:val="00F67382"/>
    <w:rsid w:val="00F67666"/>
    <w:rsid w:val="00F676C3"/>
    <w:rsid w:val="00F67822"/>
    <w:rsid w:val="00F6784F"/>
    <w:rsid w:val="00F70F29"/>
    <w:rsid w:val="00F71154"/>
    <w:rsid w:val="00F7131C"/>
    <w:rsid w:val="00F737D5"/>
    <w:rsid w:val="00F74226"/>
    <w:rsid w:val="00F7461A"/>
    <w:rsid w:val="00F74688"/>
    <w:rsid w:val="00F74F9F"/>
    <w:rsid w:val="00F7550D"/>
    <w:rsid w:val="00F76EBF"/>
    <w:rsid w:val="00F77C86"/>
    <w:rsid w:val="00F77F41"/>
    <w:rsid w:val="00F77F48"/>
    <w:rsid w:val="00F8114E"/>
    <w:rsid w:val="00F815DF"/>
    <w:rsid w:val="00F819A6"/>
    <w:rsid w:val="00F82551"/>
    <w:rsid w:val="00F82AF5"/>
    <w:rsid w:val="00F8349B"/>
    <w:rsid w:val="00F846FE"/>
    <w:rsid w:val="00F84772"/>
    <w:rsid w:val="00F860B2"/>
    <w:rsid w:val="00F86906"/>
    <w:rsid w:val="00F86C95"/>
    <w:rsid w:val="00F8745B"/>
    <w:rsid w:val="00F8771C"/>
    <w:rsid w:val="00F90051"/>
    <w:rsid w:val="00F9072B"/>
    <w:rsid w:val="00F9180E"/>
    <w:rsid w:val="00F91E60"/>
    <w:rsid w:val="00F920AF"/>
    <w:rsid w:val="00F93053"/>
    <w:rsid w:val="00F94617"/>
    <w:rsid w:val="00F9593C"/>
    <w:rsid w:val="00F95A71"/>
    <w:rsid w:val="00F95BE4"/>
    <w:rsid w:val="00F9643C"/>
    <w:rsid w:val="00F96D35"/>
    <w:rsid w:val="00F96F4A"/>
    <w:rsid w:val="00F97C4A"/>
    <w:rsid w:val="00FA0150"/>
    <w:rsid w:val="00FA0A11"/>
    <w:rsid w:val="00FA0A9F"/>
    <w:rsid w:val="00FA0B5B"/>
    <w:rsid w:val="00FA0E70"/>
    <w:rsid w:val="00FA2037"/>
    <w:rsid w:val="00FA277D"/>
    <w:rsid w:val="00FA4D38"/>
    <w:rsid w:val="00FA4F14"/>
    <w:rsid w:val="00FA5C86"/>
    <w:rsid w:val="00FA6290"/>
    <w:rsid w:val="00FA734B"/>
    <w:rsid w:val="00FA7940"/>
    <w:rsid w:val="00FB04B2"/>
    <w:rsid w:val="00FB2506"/>
    <w:rsid w:val="00FB2825"/>
    <w:rsid w:val="00FB3437"/>
    <w:rsid w:val="00FB3726"/>
    <w:rsid w:val="00FB37B5"/>
    <w:rsid w:val="00FB404B"/>
    <w:rsid w:val="00FB56BC"/>
    <w:rsid w:val="00FB573C"/>
    <w:rsid w:val="00FB694C"/>
    <w:rsid w:val="00FB760A"/>
    <w:rsid w:val="00FC0B01"/>
    <w:rsid w:val="00FC10E7"/>
    <w:rsid w:val="00FC18E5"/>
    <w:rsid w:val="00FC1EB9"/>
    <w:rsid w:val="00FC26FB"/>
    <w:rsid w:val="00FC2D3F"/>
    <w:rsid w:val="00FC2D91"/>
    <w:rsid w:val="00FC45DB"/>
    <w:rsid w:val="00FC5256"/>
    <w:rsid w:val="00FC58F2"/>
    <w:rsid w:val="00FC5C14"/>
    <w:rsid w:val="00FC5F82"/>
    <w:rsid w:val="00FC710D"/>
    <w:rsid w:val="00FC7DBF"/>
    <w:rsid w:val="00FD0747"/>
    <w:rsid w:val="00FD08F7"/>
    <w:rsid w:val="00FD09AF"/>
    <w:rsid w:val="00FD1ABB"/>
    <w:rsid w:val="00FD2351"/>
    <w:rsid w:val="00FD236B"/>
    <w:rsid w:val="00FD2E40"/>
    <w:rsid w:val="00FD3070"/>
    <w:rsid w:val="00FD318A"/>
    <w:rsid w:val="00FD416E"/>
    <w:rsid w:val="00FD43DB"/>
    <w:rsid w:val="00FD48D9"/>
    <w:rsid w:val="00FD5566"/>
    <w:rsid w:val="00FD5B8E"/>
    <w:rsid w:val="00FD7476"/>
    <w:rsid w:val="00FD7569"/>
    <w:rsid w:val="00FE04B9"/>
    <w:rsid w:val="00FE071C"/>
    <w:rsid w:val="00FE098E"/>
    <w:rsid w:val="00FE11C0"/>
    <w:rsid w:val="00FE1582"/>
    <w:rsid w:val="00FE1B95"/>
    <w:rsid w:val="00FE2DA7"/>
    <w:rsid w:val="00FE2EF4"/>
    <w:rsid w:val="00FE41DD"/>
    <w:rsid w:val="00FE4877"/>
    <w:rsid w:val="00FE4BBC"/>
    <w:rsid w:val="00FE5FA0"/>
    <w:rsid w:val="00FE640D"/>
    <w:rsid w:val="00FE642E"/>
    <w:rsid w:val="00FE6D09"/>
    <w:rsid w:val="00FE722A"/>
    <w:rsid w:val="00FE7847"/>
    <w:rsid w:val="00FE7BD1"/>
    <w:rsid w:val="00FE7C17"/>
    <w:rsid w:val="00FF0523"/>
    <w:rsid w:val="00FF0776"/>
    <w:rsid w:val="00FF09C6"/>
    <w:rsid w:val="00FF29E2"/>
    <w:rsid w:val="00FF5902"/>
    <w:rsid w:val="00FF609A"/>
    <w:rsid w:val="00FF6220"/>
    <w:rsid w:val="00FF66A2"/>
    <w:rsid w:val="00FF6C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D86EB"/>
  <w15:chartTrackingRefBased/>
  <w15:docId w15:val="{BA9437D0-9706-4E33-B05A-DAE6E3D04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CBE"/>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6305DD"/>
    <w:pPr>
      <w:keepNext/>
      <w:keepLines/>
      <w:suppressAutoHyphens/>
      <w:spacing w:line="360" w:lineRule="auto"/>
      <w:jc w:val="both"/>
      <w:outlineLvl w:val="0"/>
    </w:pPr>
    <w:rPr>
      <w:rFonts w:eastAsiaTheme="majorEastAsia"/>
      <w:b/>
      <w:bCs/>
    </w:rPr>
  </w:style>
  <w:style w:type="paragraph" w:styleId="Ttulo2">
    <w:name w:val="heading 2"/>
    <w:basedOn w:val="Normal"/>
    <w:next w:val="Normal"/>
    <w:link w:val="Ttulo2Char"/>
    <w:uiPriority w:val="9"/>
    <w:unhideWhenUsed/>
    <w:qFormat/>
    <w:rsid w:val="00875874"/>
    <w:pPr>
      <w:keepNext/>
      <w:keepLines/>
      <w:suppressAutoHyphens/>
      <w:spacing w:line="360" w:lineRule="auto"/>
      <w:ind w:left="1066" w:hanging="357"/>
      <w:jc w:val="both"/>
      <w:outlineLvl w:val="1"/>
    </w:pPr>
    <w:rPr>
      <w:rFonts w:eastAsiaTheme="majorEastAsia"/>
      <w:b/>
      <w:bCs/>
    </w:rPr>
  </w:style>
  <w:style w:type="paragraph" w:styleId="Ttulo3">
    <w:name w:val="heading 3"/>
    <w:basedOn w:val="Normal"/>
    <w:next w:val="Normal"/>
    <w:link w:val="Ttulo3Char"/>
    <w:uiPriority w:val="9"/>
    <w:unhideWhenUsed/>
    <w:qFormat/>
    <w:rsid w:val="005951D2"/>
    <w:pPr>
      <w:keepNext/>
      <w:keepLines/>
      <w:suppressAutoHyphens/>
      <w:spacing w:line="360" w:lineRule="auto"/>
      <w:ind w:left="1418" w:hanging="709"/>
      <w:jc w:val="both"/>
      <w:outlineLvl w:val="2"/>
    </w:pPr>
    <w:rPr>
      <w:rFonts w:eastAsiaTheme="majorEastAsia"/>
      <w:b/>
      <w:bCs/>
      <w:lang w:eastAsia="en-US"/>
    </w:rPr>
  </w:style>
  <w:style w:type="paragraph" w:styleId="Ttulo4">
    <w:name w:val="heading 4"/>
    <w:basedOn w:val="Normal"/>
    <w:next w:val="Normal"/>
    <w:link w:val="Ttulo4Char"/>
    <w:uiPriority w:val="9"/>
    <w:unhideWhenUsed/>
    <w:qFormat/>
    <w:rsid w:val="0015583A"/>
    <w:pPr>
      <w:keepNext/>
      <w:keepLines/>
      <w:suppressAutoHyphens/>
      <w:spacing w:before="200" w:line="360" w:lineRule="auto"/>
      <w:ind w:left="1418" w:hanging="709"/>
      <w:outlineLvl w:val="3"/>
    </w:pPr>
    <w:rPr>
      <w:rFonts w:eastAsiaTheme="majorEastAsia"/>
      <w:b/>
      <w:bCs/>
    </w:rPr>
  </w:style>
  <w:style w:type="paragraph" w:styleId="Ttulo5">
    <w:name w:val="heading 5"/>
    <w:basedOn w:val="Normal"/>
    <w:next w:val="Normal"/>
    <w:link w:val="Ttulo5Char"/>
    <w:uiPriority w:val="9"/>
    <w:unhideWhenUsed/>
    <w:qFormat/>
    <w:rsid w:val="00E24DAD"/>
    <w:pPr>
      <w:keepNext/>
      <w:keepLines/>
      <w:spacing w:before="40"/>
      <w:outlineLvl w:val="4"/>
    </w:pPr>
    <w:rPr>
      <w:rFonts w:asciiTheme="majorHAnsi" w:eastAsiaTheme="majorEastAsia" w:hAnsiTheme="majorHAnsi" w:cstheme="majorBidi"/>
      <w:color w:val="2F5496"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65704D"/>
    <w:rPr>
      <w:color w:val="0563C1" w:themeColor="hyperlink"/>
      <w:u w:val="single"/>
    </w:rPr>
  </w:style>
  <w:style w:type="paragraph" w:styleId="Cabealho">
    <w:name w:val="header"/>
    <w:basedOn w:val="Normal"/>
    <w:link w:val="CabealhoChar"/>
    <w:uiPriority w:val="99"/>
    <w:unhideWhenUsed/>
    <w:rsid w:val="0065704D"/>
    <w:pPr>
      <w:tabs>
        <w:tab w:val="center" w:pos="4252"/>
        <w:tab w:val="right" w:pos="8504"/>
      </w:tabs>
    </w:pPr>
  </w:style>
  <w:style w:type="character" w:customStyle="1" w:styleId="CabealhoChar">
    <w:name w:val="Cabeçalho Char"/>
    <w:basedOn w:val="Fontepargpadro"/>
    <w:link w:val="Cabealho"/>
    <w:uiPriority w:val="99"/>
    <w:rsid w:val="0065704D"/>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65704D"/>
    <w:pPr>
      <w:tabs>
        <w:tab w:val="center" w:pos="4252"/>
        <w:tab w:val="right" w:pos="8504"/>
      </w:tabs>
    </w:pPr>
  </w:style>
  <w:style w:type="character" w:customStyle="1" w:styleId="RodapChar">
    <w:name w:val="Rodapé Char"/>
    <w:basedOn w:val="Fontepargpadro"/>
    <w:link w:val="Rodap"/>
    <w:uiPriority w:val="99"/>
    <w:rsid w:val="0065704D"/>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uiPriority w:val="9"/>
    <w:rsid w:val="006305DD"/>
    <w:rPr>
      <w:rFonts w:ascii="Times New Roman" w:eastAsiaTheme="majorEastAsia" w:hAnsi="Times New Roman" w:cs="Times New Roman"/>
      <w:b/>
      <w:bCs/>
      <w:sz w:val="24"/>
      <w:szCs w:val="24"/>
      <w:lang w:eastAsia="pt-BR"/>
    </w:rPr>
  </w:style>
  <w:style w:type="paragraph" w:styleId="Textodenotaderodap">
    <w:name w:val="footnote text"/>
    <w:basedOn w:val="Normal"/>
    <w:link w:val="TextodenotaderodapChar"/>
    <w:uiPriority w:val="99"/>
    <w:semiHidden/>
    <w:unhideWhenUsed/>
    <w:rsid w:val="00036431"/>
    <w:rPr>
      <w:sz w:val="20"/>
      <w:szCs w:val="20"/>
    </w:rPr>
  </w:style>
  <w:style w:type="character" w:customStyle="1" w:styleId="TextodenotaderodapChar">
    <w:name w:val="Texto de nota de rodapé Char"/>
    <w:basedOn w:val="Fontepargpadro"/>
    <w:link w:val="Textodenotaderodap"/>
    <w:uiPriority w:val="99"/>
    <w:semiHidden/>
    <w:rsid w:val="00036431"/>
    <w:rPr>
      <w:rFonts w:ascii="Times New Roman" w:eastAsia="Times New Roman" w:hAnsi="Times New Roman" w:cs="Times New Roman"/>
      <w:sz w:val="20"/>
      <w:szCs w:val="20"/>
      <w:lang w:eastAsia="pt-BR"/>
    </w:rPr>
  </w:style>
  <w:style w:type="character" w:styleId="Refdenotaderodap">
    <w:name w:val="footnote reference"/>
    <w:basedOn w:val="Fontepargpadro"/>
    <w:uiPriority w:val="99"/>
    <w:semiHidden/>
    <w:unhideWhenUsed/>
    <w:rsid w:val="00036431"/>
    <w:rPr>
      <w:vertAlign w:val="superscript"/>
    </w:rPr>
  </w:style>
  <w:style w:type="character" w:styleId="Refdecomentrio">
    <w:name w:val="annotation reference"/>
    <w:basedOn w:val="Fontepargpadro"/>
    <w:uiPriority w:val="99"/>
    <w:semiHidden/>
    <w:unhideWhenUsed/>
    <w:rsid w:val="00335517"/>
    <w:rPr>
      <w:sz w:val="16"/>
      <w:szCs w:val="16"/>
    </w:rPr>
  </w:style>
  <w:style w:type="paragraph" w:styleId="Textodecomentrio">
    <w:name w:val="annotation text"/>
    <w:basedOn w:val="Normal"/>
    <w:link w:val="TextodecomentrioChar"/>
    <w:uiPriority w:val="99"/>
    <w:unhideWhenUsed/>
    <w:rsid w:val="00335517"/>
    <w:rPr>
      <w:sz w:val="20"/>
      <w:szCs w:val="20"/>
    </w:rPr>
  </w:style>
  <w:style w:type="character" w:customStyle="1" w:styleId="TextodecomentrioChar">
    <w:name w:val="Texto de comentário Char"/>
    <w:basedOn w:val="Fontepargpadro"/>
    <w:link w:val="Textodecomentrio"/>
    <w:uiPriority w:val="99"/>
    <w:rsid w:val="00335517"/>
    <w:rPr>
      <w:rFonts w:ascii="Times New Roman" w:eastAsia="Times New Roman" w:hAnsi="Times New Roman"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335517"/>
    <w:rPr>
      <w:b/>
      <w:bCs/>
    </w:rPr>
  </w:style>
  <w:style w:type="character" w:customStyle="1" w:styleId="AssuntodocomentrioChar">
    <w:name w:val="Assunto do comentário Char"/>
    <w:basedOn w:val="TextodecomentrioChar"/>
    <w:link w:val="Assuntodocomentrio"/>
    <w:uiPriority w:val="99"/>
    <w:semiHidden/>
    <w:rsid w:val="00335517"/>
    <w:rPr>
      <w:rFonts w:ascii="Times New Roman" w:eastAsia="Times New Roman" w:hAnsi="Times New Roman" w:cs="Times New Roman"/>
      <w:b/>
      <w:bCs/>
      <w:sz w:val="20"/>
      <w:szCs w:val="20"/>
      <w:lang w:eastAsia="pt-BR"/>
    </w:rPr>
  </w:style>
  <w:style w:type="paragraph" w:styleId="NormalWeb">
    <w:name w:val="Normal (Web)"/>
    <w:basedOn w:val="Normal"/>
    <w:uiPriority w:val="99"/>
    <w:unhideWhenUsed/>
    <w:rsid w:val="003C16B0"/>
    <w:pPr>
      <w:spacing w:before="100" w:beforeAutospacing="1" w:after="100" w:afterAutospacing="1"/>
    </w:pPr>
  </w:style>
  <w:style w:type="character" w:customStyle="1" w:styleId="cf01">
    <w:name w:val="cf01"/>
    <w:basedOn w:val="Fontepargpadro"/>
    <w:rsid w:val="003C16B0"/>
    <w:rPr>
      <w:rFonts w:ascii="Segoe UI" w:hAnsi="Segoe UI" w:cs="Segoe UI" w:hint="default"/>
      <w:sz w:val="18"/>
      <w:szCs w:val="18"/>
    </w:rPr>
  </w:style>
  <w:style w:type="character" w:customStyle="1" w:styleId="Ttulo2Char">
    <w:name w:val="Título 2 Char"/>
    <w:basedOn w:val="Fontepargpadro"/>
    <w:link w:val="Ttulo2"/>
    <w:uiPriority w:val="9"/>
    <w:rsid w:val="00875874"/>
    <w:rPr>
      <w:rFonts w:ascii="Times New Roman" w:eastAsiaTheme="majorEastAsia" w:hAnsi="Times New Roman" w:cs="Times New Roman"/>
      <w:b/>
      <w:bCs/>
      <w:sz w:val="24"/>
      <w:szCs w:val="24"/>
      <w:lang w:eastAsia="pt-BR"/>
    </w:rPr>
  </w:style>
  <w:style w:type="character" w:customStyle="1" w:styleId="Ttulo3Char">
    <w:name w:val="Título 3 Char"/>
    <w:basedOn w:val="Fontepargpadro"/>
    <w:link w:val="Ttulo3"/>
    <w:uiPriority w:val="9"/>
    <w:rsid w:val="005951D2"/>
    <w:rPr>
      <w:rFonts w:ascii="Times New Roman" w:eastAsiaTheme="majorEastAsia" w:hAnsi="Times New Roman" w:cs="Times New Roman"/>
      <w:b/>
      <w:bCs/>
      <w:sz w:val="24"/>
      <w:szCs w:val="24"/>
    </w:rPr>
  </w:style>
  <w:style w:type="paragraph" w:styleId="PargrafodaLista">
    <w:name w:val="List Paragraph"/>
    <w:basedOn w:val="Normal"/>
    <w:uiPriority w:val="34"/>
    <w:qFormat/>
    <w:rsid w:val="00820BD8"/>
    <w:pPr>
      <w:ind w:left="720"/>
      <w:contextualSpacing/>
    </w:pPr>
  </w:style>
  <w:style w:type="character" w:customStyle="1" w:styleId="Ttulo4Char">
    <w:name w:val="Título 4 Char"/>
    <w:basedOn w:val="Fontepargpadro"/>
    <w:link w:val="Ttulo4"/>
    <w:uiPriority w:val="9"/>
    <w:rsid w:val="0015583A"/>
    <w:rPr>
      <w:rFonts w:ascii="Times New Roman" w:eastAsiaTheme="majorEastAsia" w:hAnsi="Times New Roman" w:cs="Times New Roman"/>
      <w:b/>
      <w:bCs/>
      <w:sz w:val="24"/>
      <w:szCs w:val="24"/>
      <w:lang w:eastAsia="pt-BR"/>
    </w:rPr>
  </w:style>
  <w:style w:type="character" w:customStyle="1" w:styleId="Ttulo5Char">
    <w:name w:val="Título 5 Char"/>
    <w:basedOn w:val="Fontepargpadro"/>
    <w:link w:val="Ttulo5"/>
    <w:uiPriority w:val="9"/>
    <w:rsid w:val="00E24DAD"/>
    <w:rPr>
      <w:rFonts w:asciiTheme="majorHAnsi" w:eastAsiaTheme="majorEastAsia" w:hAnsiTheme="majorHAnsi" w:cstheme="majorBidi"/>
      <w:color w:val="2F5496" w:themeColor="accent1" w:themeShade="BF"/>
      <w:sz w:val="24"/>
      <w:szCs w:val="24"/>
      <w:lang w:eastAsia="pt-BR"/>
    </w:rPr>
  </w:style>
  <w:style w:type="paragraph" w:styleId="CabealhodoSumrio">
    <w:name w:val="TOC Heading"/>
    <w:basedOn w:val="Ttulo1"/>
    <w:next w:val="Normal"/>
    <w:uiPriority w:val="39"/>
    <w:unhideWhenUsed/>
    <w:qFormat/>
    <w:rsid w:val="001A0C14"/>
    <w:pPr>
      <w:suppressAutoHyphens w:val="0"/>
      <w:spacing w:before="240" w:line="259" w:lineRule="auto"/>
      <w:jc w:val="left"/>
      <w:outlineLvl w:val="9"/>
    </w:pPr>
    <w:rPr>
      <w:rFonts w:asciiTheme="majorHAnsi" w:hAnsiTheme="majorHAnsi" w:cstheme="majorBidi"/>
      <w:b w:val="0"/>
      <w:bCs w:val="0"/>
      <w:color w:val="2F5496" w:themeColor="accent1" w:themeShade="BF"/>
      <w:sz w:val="32"/>
      <w:szCs w:val="32"/>
    </w:rPr>
  </w:style>
  <w:style w:type="paragraph" w:styleId="Sumrio1">
    <w:name w:val="toc 1"/>
    <w:basedOn w:val="Normal"/>
    <w:next w:val="Normal"/>
    <w:autoRedefine/>
    <w:uiPriority w:val="39"/>
    <w:unhideWhenUsed/>
    <w:rsid w:val="001A0C14"/>
    <w:pPr>
      <w:spacing w:after="100"/>
    </w:pPr>
  </w:style>
  <w:style w:type="paragraph" w:styleId="Sumrio2">
    <w:name w:val="toc 2"/>
    <w:basedOn w:val="Normal"/>
    <w:next w:val="Normal"/>
    <w:autoRedefine/>
    <w:uiPriority w:val="39"/>
    <w:unhideWhenUsed/>
    <w:rsid w:val="001F0E11"/>
    <w:pPr>
      <w:tabs>
        <w:tab w:val="right" w:leader="dot" w:pos="9061"/>
      </w:tabs>
      <w:spacing w:after="100"/>
      <w:ind w:left="240"/>
    </w:pPr>
  </w:style>
  <w:style w:type="paragraph" w:styleId="Sumrio3">
    <w:name w:val="toc 3"/>
    <w:basedOn w:val="Normal"/>
    <w:next w:val="Normal"/>
    <w:autoRedefine/>
    <w:uiPriority w:val="39"/>
    <w:unhideWhenUsed/>
    <w:rsid w:val="00CB1E8C"/>
    <w:pPr>
      <w:tabs>
        <w:tab w:val="right" w:leader="dot" w:pos="9061"/>
      </w:tabs>
      <w:spacing w:after="100"/>
      <w:ind w:left="480"/>
    </w:pPr>
  </w:style>
  <w:style w:type="table" w:styleId="Tabelacomgrade">
    <w:name w:val="Table Grid"/>
    <w:basedOn w:val="Tabelanormal"/>
    <w:uiPriority w:val="39"/>
    <w:rsid w:val="00894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027D76"/>
    <w:rPr>
      <w:color w:val="954F72" w:themeColor="followedHyperlink"/>
      <w:u w:val="single"/>
    </w:rPr>
  </w:style>
  <w:style w:type="character" w:styleId="MenoPendente">
    <w:name w:val="Unresolved Mention"/>
    <w:basedOn w:val="Fontepargpadro"/>
    <w:uiPriority w:val="99"/>
    <w:semiHidden/>
    <w:unhideWhenUsed/>
    <w:rsid w:val="00027D76"/>
    <w:rPr>
      <w:color w:val="605E5C"/>
      <w:shd w:val="clear" w:color="auto" w:fill="E1DFDD"/>
    </w:rPr>
  </w:style>
  <w:style w:type="character" w:customStyle="1" w:styleId="A5">
    <w:name w:val="A5"/>
    <w:uiPriority w:val="99"/>
    <w:rsid w:val="0028139D"/>
    <w:rPr>
      <w:rFonts w:cs="Adobe Garamond Pro"/>
      <w:color w:val="000000"/>
      <w:sz w:val="22"/>
      <w:szCs w:val="22"/>
    </w:rPr>
  </w:style>
  <w:style w:type="paragraph" w:styleId="Reviso">
    <w:name w:val="Revision"/>
    <w:hidden/>
    <w:uiPriority w:val="99"/>
    <w:semiHidden/>
    <w:rsid w:val="00876755"/>
    <w:pPr>
      <w:spacing w:after="0" w:line="240" w:lineRule="auto"/>
    </w:pPr>
    <w:rPr>
      <w:rFonts w:ascii="Times New Roman" w:eastAsia="Times New Roman" w:hAnsi="Times New Roman" w:cs="Times New Roman"/>
      <w:sz w:val="24"/>
      <w:szCs w:val="24"/>
      <w:lang w:eastAsia="pt-BR"/>
    </w:rPr>
  </w:style>
  <w:style w:type="paragraph" w:customStyle="1" w:styleId="Default">
    <w:name w:val="Default"/>
    <w:rsid w:val="003F5EDD"/>
    <w:pPr>
      <w:autoSpaceDE w:val="0"/>
      <w:autoSpaceDN w:val="0"/>
      <w:adjustRightInd w:val="0"/>
      <w:spacing w:after="0" w:line="240" w:lineRule="auto"/>
    </w:pPr>
    <w:rPr>
      <w:rFonts w:ascii="Calibri" w:hAnsi="Calibri" w:cs="Calibri"/>
      <w:color w:val="000000"/>
      <w:sz w:val="24"/>
      <w:szCs w:val="24"/>
    </w:rPr>
  </w:style>
  <w:style w:type="paragraph" w:styleId="Bibliografia">
    <w:name w:val="Bibliography"/>
    <w:basedOn w:val="Normal"/>
    <w:next w:val="Normal"/>
    <w:uiPriority w:val="37"/>
    <w:unhideWhenUsed/>
    <w:rsid w:val="00F345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972731">
      <w:bodyDiv w:val="1"/>
      <w:marLeft w:val="0"/>
      <w:marRight w:val="0"/>
      <w:marTop w:val="0"/>
      <w:marBottom w:val="0"/>
      <w:divBdr>
        <w:top w:val="none" w:sz="0" w:space="0" w:color="auto"/>
        <w:left w:val="none" w:sz="0" w:space="0" w:color="auto"/>
        <w:bottom w:val="none" w:sz="0" w:space="0" w:color="auto"/>
        <w:right w:val="none" w:sz="0" w:space="0" w:color="auto"/>
      </w:divBdr>
    </w:div>
    <w:div w:id="172771788">
      <w:bodyDiv w:val="1"/>
      <w:marLeft w:val="0"/>
      <w:marRight w:val="0"/>
      <w:marTop w:val="0"/>
      <w:marBottom w:val="0"/>
      <w:divBdr>
        <w:top w:val="none" w:sz="0" w:space="0" w:color="auto"/>
        <w:left w:val="none" w:sz="0" w:space="0" w:color="auto"/>
        <w:bottom w:val="none" w:sz="0" w:space="0" w:color="auto"/>
        <w:right w:val="none" w:sz="0" w:space="0" w:color="auto"/>
      </w:divBdr>
    </w:div>
    <w:div w:id="836968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40309-015-0076-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016/j.futures.2009.11.021"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7173D5-B286-4ECF-9530-909920C6F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17</Pages>
  <Words>7895</Words>
  <Characters>42639</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Cordeiro</dc:creator>
  <cp:keywords/>
  <dc:description/>
  <cp:lastModifiedBy>Jose</cp:lastModifiedBy>
  <cp:revision>149</cp:revision>
  <cp:lastPrinted>2024-03-13T13:47:00Z</cp:lastPrinted>
  <dcterms:created xsi:type="dcterms:W3CDTF">2025-03-30T13:50:00Z</dcterms:created>
  <dcterms:modified xsi:type="dcterms:W3CDTF">2025-04-08T02:07:00Z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881dc9-f7f2-41de-a334-ceff3dc15b31_Enabled">
    <vt:lpwstr>true</vt:lpwstr>
  </property>
  <property fmtid="{D5CDD505-2E9C-101B-9397-08002B2CF9AE}" pid="3" name="MSIP_Label_40881dc9-f7f2-41de-a334-ceff3dc15b31_SetDate">
    <vt:lpwstr>2021-08-05T19:43:35Z</vt:lpwstr>
  </property>
  <property fmtid="{D5CDD505-2E9C-101B-9397-08002B2CF9AE}" pid="4" name="MSIP_Label_40881dc9-f7f2-41de-a334-ceff3dc15b31_Method">
    <vt:lpwstr>Standard</vt:lpwstr>
  </property>
  <property fmtid="{D5CDD505-2E9C-101B-9397-08002B2CF9AE}" pid="5" name="MSIP_Label_40881dc9-f7f2-41de-a334-ceff3dc15b31_Name">
    <vt:lpwstr>40881dc9-f7f2-41de-a334-ceff3dc15b31</vt:lpwstr>
  </property>
  <property fmtid="{D5CDD505-2E9C-101B-9397-08002B2CF9AE}" pid="6" name="MSIP_Label_40881dc9-f7f2-41de-a334-ceff3dc15b31_SiteId">
    <vt:lpwstr>ea0c2907-38d2-4181-8750-b0b190b60443</vt:lpwstr>
  </property>
  <property fmtid="{D5CDD505-2E9C-101B-9397-08002B2CF9AE}" pid="7" name="MSIP_Label_40881dc9-f7f2-41de-a334-ceff3dc15b31_ActionId">
    <vt:lpwstr>c677200f-8b66-46ac-9cf1-5c415fe93d91</vt:lpwstr>
  </property>
  <property fmtid="{D5CDD505-2E9C-101B-9397-08002B2CF9AE}" pid="8" name="MSIP_Label_40881dc9-f7f2-41de-a334-ceff3dc15b31_ContentBits">
    <vt:lpwstr>1</vt:lpwstr>
  </property>
</Properties>
</file>